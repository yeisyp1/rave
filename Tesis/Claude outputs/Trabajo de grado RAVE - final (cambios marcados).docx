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4.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footer3.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commentsIds.xml" ContentType="application/vnd.openxmlformats-officedocument.wordprocessingml.commentsIds+xml"/>
  <Override PartName="/word/commentsExtended.xml" ContentType="application/vnd.openxmlformats-officedocument.wordprocessingml.commentsExtended+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body>
    <w:p xmlns:wp14="http://schemas.microsoft.com/office/word/2010/wordml" w14:paraId="2C7513F9" wp14:textId="77777777">
      <w:pPr>
        <w:pStyle w:val="Normal"/>
        <w:ind w:end="284" w:hanging="0"/>
        <w:jc w:val="center"/>
        <w:rPr>
          <w:rFonts w:ascii="Times New Roman" w:hAnsi="Times New Roman"/>
          <w:sz w:val="24"/>
          <w:szCs w:val="24"/>
        </w:rPr>
      </w:pPr>
      <w:r>
        <w:rPr>
          <w:rFonts w:eastAsia="Times New Roman"/>
          <w:sz w:val="24"/>
          <w:szCs w:val="24"/>
        </w:rPr>
        <w:t>Desarrollo de una aplicación web para la gestión de citas y atención odontológica en el consultorio RAVE de Santiago de Cali</w:t>
      </w:r>
    </w:p>
    <w:p xmlns:wp14="http://schemas.microsoft.com/office/word/2010/wordml" w14:paraId="672A6659" wp14:textId="77777777">
      <w:pPr>
        <w:pStyle w:val="Normal"/>
        <w:ind w:end="284" w:hanging="0"/>
        <w:jc w:val="center"/>
        <w:rPr>
          <w:rFonts w:ascii="Times New Roman" w:hAnsi="Times New Roman" w:eastAsia="Times New Roman"/>
          <w:b/>
          <w:bCs/>
          <w:sz w:val="24"/>
          <w:szCs w:val="24"/>
          <w:lang w:val="es-CO"/>
        </w:rPr>
      </w:pPr>
      <w:r>
        <w:rPr>
          <w:rFonts w:eastAsia="Times New Roman"/>
          <w:b/>
          <w:bCs/>
          <w:sz w:val="24"/>
          <w:szCs w:val="24"/>
          <w:lang w:val="es-CO"/>
        </w:rPr>
      </w:r>
    </w:p>
    <w:p xmlns:wp14="http://schemas.microsoft.com/office/word/2010/wordml" w14:paraId="0A37501D" wp14:textId="77777777">
      <w:pPr>
        <w:pStyle w:val="Normal"/>
        <w:ind w:end="284" w:hanging="0"/>
        <w:jc w:val="center"/>
        <w:rPr>
          <w:rFonts w:ascii="Times New Roman" w:hAnsi="Times New Roman" w:eastAsia="Times New Roman"/>
          <w:b/>
          <w:bCs/>
          <w:sz w:val="24"/>
          <w:szCs w:val="24"/>
          <w:lang w:val="es-CO"/>
        </w:rPr>
      </w:pPr>
      <w:r>
        <w:rPr>
          <w:rFonts w:eastAsia="Times New Roman"/>
          <w:b/>
          <w:bCs/>
          <w:sz w:val="24"/>
          <w:szCs w:val="24"/>
          <w:lang w:val="es-CO"/>
        </w:rPr>
      </w:r>
    </w:p>
    <w:p xmlns:wp14="http://schemas.microsoft.com/office/word/2010/wordml" w14:paraId="5448F8B0" wp14:textId="77777777">
      <w:pPr>
        <w:pStyle w:val="Normal"/>
        <w:ind w:end="284" w:hanging="0"/>
        <w:jc w:val="center"/>
        <w:rPr>
          <w:rFonts w:ascii="Times New Roman" w:hAnsi="Times New Roman"/>
          <w:sz w:val="24"/>
          <w:szCs w:val="24"/>
        </w:rPr>
      </w:pPr>
      <w:r>
        <w:rPr>
          <w:rFonts w:eastAsia="Times New Roman"/>
          <w:b/>
          <w:bCs/>
          <w:sz w:val="24"/>
          <w:szCs w:val="24"/>
        </w:rPr>
        <w:t>Yeisy Paola Angulo Panameño</w:t>
      </w:r>
    </w:p>
    <w:p xmlns:wp14="http://schemas.microsoft.com/office/word/2010/wordml" w14:paraId="5DAB6C7B" wp14:textId="77777777">
      <w:pPr>
        <w:pStyle w:val="Normal"/>
        <w:ind w:end="284" w:hanging="0"/>
        <w:jc w:val="center"/>
        <w:rPr>
          <w:rFonts w:ascii="Times New Roman" w:hAnsi="Times New Roman" w:eastAsia="Times New Roman"/>
          <w:b/>
          <w:bCs/>
          <w:sz w:val="24"/>
          <w:szCs w:val="24"/>
          <w:lang w:val="es-CO"/>
        </w:rPr>
      </w:pPr>
      <w:r>
        <w:rPr>
          <w:rFonts w:eastAsia="Times New Roman"/>
          <w:b/>
          <w:bCs/>
          <w:sz w:val="24"/>
          <w:szCs w:val="24"/>
          <w:lang w:val="es-CO"/>
        </w:rPr>
      </w:r>
    </w:p>
    <w:p xmlns:wp14="http://schemas.microsoft.com/office/word/2010/wordml" w14:paraId="02EB378F" wp14:textId="77777777">
      <w:pPr>
        <w:pStyle w:val="Normal"/>
        <w:ind w:end="284" w:hanging="0"/>
        <w:jc w:val="center"/>
        <w:rPr>
          <w:rFonts w:ascii="Times New Roman" w:hAnsi="Times New Roman" w:eastAsia="Times New Roman"/>
          <w:b/>
          <w:bCs/>
          <w:sz w:val="24"/>
          <w:szCs w:val="24"/>
          <w:lang w:val="es-CO"/>
        </w:rPr>
      </w:pPr>
      <w:r>
        <w:rPr>
          <w:rFonts w:eastAsia="Times New Roman"/>
          <w:b/>
          <w:bCs/>
          <w:sz w:val="24"/>
          <w:szCs w:val="24"/>
          <w:lang w:val="es-CO"/>
        </w:rPr>
      </w:r>
    </w:p>
    <w:p xmlns:wp14="http://schemas.microsoft.com/office/word/2010/wordml" w14:paraId="01D3A7FF" wp14:textId="77777777">
      <w:pPr>
        <w:pStyle w:val="Normal"/>
        <w:ind w:end="284" w:firstLine="720"/>
        <w:jc w:val="center"/>
        <w:rPr>
          <w:rFonts w:ascii="Times New Roman" w:hAnsi="Times New Roman"/>
          <w:sz w:val="24"/>
          <w:szCs w:val="24"/>
        </w:rPr>
      </w:pPr>
      <w:r>
        <w:rPr>
          <w:rFonts w:eastAsia="Times New Roman"/>
          <w:b/>
          <w:bCs/>
          <w:sz w:val="24"/>
          <w:szCs w:val="24"/>
        </w:rPr>
        <w:t xml:space="preserve">Trabajo de grado para </w:t>
      </w:r>
      <w:del w:id="9001" w:author="Revisión" w:date="2026-10-25T22:30:00Z">
        <w:r>
          <w:rPr>
            <w:rFonts w:eastAsia="Times New Roman"/>
            <w:b/>
            <w:bCs/>
            <w:sz w:val="24"/>
            <w:szCs w:val="24"/>
          </w:rPr>
          <w:delText xml:space="preserve">optar el título</w:delText>
        </w:r>
      </w:del>
      <w:ins w:id="9002" w:author="Revisión" w:date="2026-10-25T22:30:00Z">
        <w:r>
          <w:rPr>
            <w:rFonts w:eastAsia="Times New Roman"/>
            <w:b/>
            <w:bCs/>
            <w:sz w:val="24"/>
            <w:szCs w:val="24"/>
          </w:rPr>
          <w:t xml:space="preserve">optar al título</w:t>
        </w:r>
      </w:ins>
      <w:r>
        <w:rPr>
          <w:rFonts w:eastAsia="Times New Roman"/>
          <w:b/>
          <w:bCs/>
          <w:sz w:val="24"/>
          <w:szCs w:val="24"/>
        </w:rPr>
        <w:t xml:space="preserve"> de Ingeniero de Sistemas </w:t>
      </w:r>
    </w:p>
    <w:p xmlns:wp14="http://schemas.microsoft.com/office/word/2010/wordml" w14:paraId="6A05A809" wp14:textId="77777777">
      <w:pPr>
        <w:pStyle w:val="Normal"/>
        <w:ind w:hanging="0"/>
        <w:jc w:val="center"/>
        <w:rPr>
          <w:rFonts w:ascii="Times New Roman" w:hAnsi="Times New Roman" w:eastAsia="Times New Roman"/>
          <w:sz w:val="24"/>
          <w:szCs w:val="24"/>
        </w:rPr>
      </w:pPr>
      <w:r>
        <w:rPr>
          <w:rFonts w:eastAsia="Times New Roman"/>
          <w:sz w:val="24"/>
          <w:szCs w:val="24"/>
        </w:rPr>
      </w:r>
    </w:p>
    <w:p xmlns:wp14="http://schemas.microsoft.com/office/word/2010/wordml" w14:paraId="5A39BBE3" wp14:textId="77777777">
      <w:pPr>
        <w:pStyle w:val="Normal"/>
        <w:ind w:hanging="0"/>
        <w:jc w:val="center"/>
        <w:rPr>
          <w:rFonts w:ascii="Times New Roman" w:hAnsi="Times New Roman" w:eastAsia="Times New Roman"/>
          <w:b/>
          <w:bCs/>
          <w:sz w:val="24"/>
          <w:szCs w:val="24"/>
          <w:lang w:val="es-CO"/>
        </w:rPr>
      </w:pPr>
      <w:r>
        <w:rPr>
          <w:rFonts w:eastAsia="Times New Roman"/>
          <w:b/>
          <w:bCs/>
          <w:sz w:val="24"/>
          <w:szCs w:val="24"/>
          <w:lang w:val="es-CO"/>
        </w:rPr>
      </w:r>
    </w:p>
    <w:p xmlns:wp14="http://schemas.microsoft.com/office/word/2010/wordml" w14:paraId="581F4A79" wp14:textId="77777777">
      <w:pPr>
        <w:pStyle w:val="Normal"/>
        <w:ind w:hanging="0"/>
        <w:jc w:val="center"/>
        <w:rPr>
          <w:rFonts w:ascii="Times New Roman" w:hAnsi="Times New Roman"/>
          <w:sz w:val="24"/>
          <w:szCs w:val="24"/>
        </w:rPr>
      </w:pPr>
      <w:r>
        <w:rPr>
          <w:rFonts w:eastAsia="Times New Roman"/>
          <w:b/>
          <w:bCs/>
          <w:sz w:val="24"/>
          <w:szCs w:val="24"/>
        </w:rPr>
        <w:t>Director</w:t>
      </w:r>
    </w:p>
    <w:p xmlns:wp14="http://schemas.microsoft.com/office/word/2010/wordml" w14:paraId="66639F75" wp14:textId="77777777">
      <w:pPr>
        <w:pStyle w:val="Normal"/>
        <w:suppressLineNumbers w:val="0"/>
        <w:bidi w:val="0"/>
        <w:spacing w:before="0" w:beforeAutospacing="0" w:after="0" w:afterAutospacing="0" w:line="480" w:lineRule="auto"/>
        <w:ind w:start="0" w:end="0" w:hanging="0"/>
        <w:jc w:val="center"/>
        <w:rPr>
          <w:rFonts w:ascii="Times New Roman" w:hAnsi="Times New Roman"/>
          <w:sz w:val="24"/>
          <w:szCs w:val="24"/>
        </w:rPr>
      </w:pPr>
      <w:r>
        <w:rPr>
          <w:rFonts w:eastAsia="Times New Roman"/>
          <w:b/>
          <w:bCs/>
          <w:sz w:val="24"/>
          <w:szCs w:val="24"/>
        </w:rPr>
        <w:t xml:space="preserve">William Díaz </w:t>
      </w:r>
      <w:del w:id="9003" w:author="Revisión" w:date="2026-10-25T22:30:00Z">
        <w:r>
          <w:rPr>
            <w:rFonts w:eastAsia="Times New Roman"/>
            <w:b/>
            <w:bCs/>
            <w:sz w:val="24"/>
            <w:szCs w:val="24"/>
          </w:rPr>
          <w:delText xml:space="preserve">Sepulveda</w:delText>
        </w:r>
      </w:del>
      <w:ins w:id="9004" w:author="Revisión" w:date="2026-10-25T22:30:00Z">
        <w:r>
          <w:rPr>
            <w:rFonts w:eastAsia="Times New Roman"/>
            <w:b/>
            <w:bCs/>
            <w:sz w:val="24"/>
            <w:szCs w:val="24"/>
          </w:rPr>
          <w:t xml:space="preserve">Sepúlveda</w:t>
        </w:r>
      </w:ins>
    </w:p>
    <w:p xmlns:wp14="http://schemas.microsoft.com/office/word/2010/wordml" w14:paraId="5D5A434A" wp14:textId="77777777">
      <w:pPr>
        <w:pStyle w:val="Normal"/>
        <w:suppressLineNumbers w:val="0"/>
        <w:bidi w:val="0"/>
        <w:spacing w:before="0" w:beforeAutospacing="0" w:after="0" w:afterAutospacing="0" w:line="480" w:lineRule="auto"/>
        <w:ind w:start="0" w:end="0" w:hanging="0"/>
        <w:jc w:val="center"/>
        <w:rPr>
          <w:rFonts w:ascii="Times New Roman" w:hAnsi="Times New Roman"/>
          <w:sz w:val="24"/>
          <w:szCs w:val="24"/>
        </w:rPr>
      </w:pPr>
      <w:r>
        <w:rPr>
          <w:rFonts w:eastAsia="Times New Roman"/>
          <w:b/>
          <w:bCs/>
          <w:sz w:val="24"/>
          <w:szCs w:val="24"/>
        </w:rPr>
        <w:t>Ingeniero de sistemas y computación</w:t>
      </w:r>
    </w:p>
    <w:p xmlns:wp14="http://schemas.microsoft.com/office/word/2010/wordml" w14:paraId="72A3D3EC" wp14:textId="5ADC0E6E">
      <w:pPr>
        <w:pStyle w:val="Normal"/>
        <w:ind w:hanging="0"/>
        <w:jc w:val="center"/>
        <w:rPr>
          <w:rFonts w:ascii="Times New Roman" w:hAnsi="Times New Roman" w:eastAsia="Times New Roman"/>
          <w:b w:val="1"/>
          <w:bCs w:val="1"/>
          <w:sz w:val="24"/>
          <w:szCs w:val="24"/>
          <w:lang w:val="es-CO"/>
        </w:rPr>
      </w:pPr>
    </w:p>
    <w:p xmlns:wp14="http://schemas.microsoft.com/office/word/2010/wordml" w14:paraId="0D0B940D" wp14:textId="77777777">
      <w:pPr>
        <w:pStyle w:val="Normal"/>
        <w:ind w:hanging="0"/>
        <w:jc w:val="center"/>
        <w:rPr>
          <w:rFonts w:ascii="Times New Roman" w:hAnsi="Times New Roman"/>
          <w:sz w:val="24"/>
          <w:szCs w:val="24"/>
        </w:rPr>
      </w:pPr>
      <w:r>
        <w:rPr/>
        <w:drawing>
          <wp:inline xmlns:wp14="http://schemas.microsoft.com/office/word/2010/wordprocessingDrawing" distT="0" distB="0" distL="0" distR="0" wp14:anchorId="7AD1F717" wp14:editId="7777777">
            <wp:extent cx="2338705" cy="1190625"/>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pic:cNvPicPr>
                      <a:picLocks noChangeAspect="1" noChangeArrowheads="1"/>
                    </pic:cNvPicPr>
                  </pic:nvPicPr>
                  <pic:blipFill>
                    <a:blip r:embed="rId2"/>
                    <a:stretch>
                      <a:fillRect/>
                    </a:stretch>
                  </pic:blipFill>
                  <pic:spPr bwMode="auto">
                    <a:xfrm>
                      <a:off x="0" y="0"/>
                      <a:ext cx="2338705" cy="1190625"/>
                    </a:xfrm>
                    <a:prstGeom prst="rect">
                      <a:avLst/>
                    </a:prstGeom>
                    <a:noFill/>
                  </pic:spPr>
                </pic:pic>
              </a:graphicData>
            </a:graphic>
          </wp:inline>
        </w:drawing>
      </w:r>
    </w:p>
    <w:p xmlns:wp14="http://schemas.microsoft.com/office/word/2010/wordml" w14:paraId="0CE7032D" wp14:textId="77777777">
      <w:pPr>
        <w:pStyle w:val="Normal"/>
        <w:ind w:hanging="0"/>
        <w:jc w:val="center"/>
        <w:rPr>
          <w:rFonts w:ascii="Times New Roman" w:hAnsi="Times New Roman"/>
          <w:sz w:val="24"/>
          <w:szCs w:val="24"/>
        </w:rPr>
      </w:pPr>
      <w:r>
        <w:rPr>
          <w:rFonts w:eastAsia="Times New Roman"/>
          <w:b/>
          <w:bCs/>
          <w:sz w:val="24"/>
          <w:szCs w:val="24"/>
        </w:rPr>
        <w:t>Institución Universitaria Antonio José Camacho</w:t>
      </w:r>
    </w:p>
    <w:p xmlns:wp14="http://schemas.microsoft.com/office/word/2010/wordml" w14:paraId="192BBCAC" wp14:textId="77777777">
      <w:pPr>
        <w:pStyle w:val="Normal"/>
        <w:ind w:hanging="0"/>
        <w:jc w:val="center"/>
        <w:rPr>
          <w:rFonts w:ascii="Times New Roman" w:hAnsi="Times New Roman"/>
          <w:sz w:val="24"/>
          <w:szCs w:val="24"/>
        </w:rPr>
      </w:pPr>
      <w:r>
        <w:rPr>
          <w:rFonts w:eastAsia="Times New Roman"/>
          <w:b/>
          <w:bCs/>
          <w:sz w:val="24"/>
          <w:szCs w:val="24"/>
        </w:rPr>
        <w:t>Facultad de Ingenierías</w:t>
      </w:r>
    </w:p>
    <w:p xmlns:wp14="http://schemas.microsoft.com/office/word/2010/wordml" w14:paraId="4395F2CC" wp14:textId="77777777">
      <w:pPr>
        <w:pStyle w:val="Normal"/>
        <w:ind w:hanging="0"/>
        <w:jc w:val="center"/>
        <w:rPr>
          <w:rFonts w:ascii="Times New Roman" w:hAnsi="Times New Roman"/>
          <w:sz w:val="24"/>
          <w:szCs w:val="24"/>
        </w:rPr>
      </w:pPr>
      <w:r>
        <w:rPr>
          <w:rFonts w:eastAsia="Times New Roman"/>
          <w:b/>
          <w:bCs/>
          <w:sz w:val="24"/>
          <w:szCs w:val="24"/>
        </w:rPr>
        <w:t>Ingeniería en Sistemas</w:t>
      </w:r>
    </w:p>
    <w:p xmlns:wp14="http://schemas.microsoft.com/office/word/2010/wordml" w14:paraId="4B169B85" wp14:textId="77777777">
      <w:pPr>
        <w:pStyle w:val="Normal"/>
        <w:ind w:hanging="0"/>
        <w:jc w:val="center"/>
        <w:rPr>
          <w:rFonts w:ascii="Times New Roman" w:hAnsi="Times New Roman"/>
          <w:sz w:val="24"/>
          <w:szCs w:val="24"/>
        </w:rPr>
      </w:pPr>
      <w:r>
        <w:rPr>
          <w:rFonts w:eastAsia="Times New Roman"/>
          <w:b/>
          <w:bCs/>
          <w:sz w:val="24"/>
          <w:szCs w:val="24"/>
        </w:rPr>
        <w:t>2026</w:t>
      </w:r>
    </w:p>
    <w:sdt>
      <w:sdtPr>
        <w:id w:val="770592709"/>
        <w:docPartObj>
          <w:docPartGallery w:val="Table of Contents"/>
          <w:docPartUnique w:val="true"/>
        </w:docPartObj>
      </w:sdtPr>
      <w:sdtContent>
        <w:p xmlns:wp14="http://schemas.microsoft.com/office/word/2010/wordml" w14:paraId="5C2C5574" wp14:textId="77777777">
          <w:pPr>
            <w:pStyle w:val="TOCHeading"/>
            <w:rPr/>
          </w:pPr>
          <w:r>
            <w:br w:type="page"/>
          </w:r>
          <w:r>
            <w:rPr/>
            <w:t>Tabla de contenido</w:t>
          </w:r>
        </w:p>
        <w:p xmlns:wp14="http://schemas.microsoft.com/office/word/2010/wordml" w:rsidP="6BCAD749" w14:paraId="63A00714" wp14:textId="680129DD">
          <w:pPr>
            <w:pStyle w:val="TOC1"/>
            <w:tabs>
              <w:tab w:val="right" w:leader="dot" w:pos="9345"/>
            </w:tabs>
          </w:pPr>
          <w:r>
            <w:fldChar w:fldCharType="begin"/>
            <w:instrText xml:space="preserve">TOC \o "1-3" \z \u \h</w:instrText>
            <w:fldChar w:fldCharType="separate"/>
            <w:fldChar w:fldCharType="begin"/>
            <w:instrText xml:space="preserve">HYPERLINK  \l  "_Toc684397333" </w:instrText>
            <w:fldChar w:fldCharType="separate"/>
          </w:r>
          <w:r>
            <w:rPr/>
            <w:t>Introducción</w:t>
          </w:r>
          <w:r>
            <w:tab/>
            <w:fldChar w:fldCharType="begin"/>
            <w:instrText xml:space="preserve">PAGEREF _Toc684397333 \h</w:instrText>
            <w:fldChar w:fldCharType="separate"/>
          </w:r>
          <w:r>
            <w:rPr/>
            <w:t>7</w:t>
          </w:r>
          <w:r>
            <w:fldChar w:fldCharType="end"/>
            <w:fldChar w:fldCharType="end"/>
          </w:r>
        </w:p>
        <w:p xmlns:wp14="http://schemas.microsoft.com/office/word/2010/wordml" w:rsidP="6BCAD749" w14:paraId="33F896F3" wp14:textId="5CE33261">
          <w:pPr>
            <w:pStyle w:val="TOC1"/>
            <w:tabs>
              <w:tab w:val="right" w:leader="dot" w:pos="9345"/>
            </w:tabs>
          </w:pPr>
          <w:r>
            <w:fldChar w:fldCharType="begin"/>
            <w:instrText xml:space="preserve">HYPERLINK  \l  "_Toc1471043816" </w:instrText>
            <w:fldChar w:fldCharType="separate"/>
          </w:r>
          <w:r>
            <w:rPr/>
            <w:t>Capítulo 1. Generalidades y Definición del Proyecto</w:t>
          </w:r>
          <w:r>
            <w:tab/>
            <w:fldChar w:fldCharType="begin"/>
            <w:instrText xml:space="preserve">PAGEREF _Toc1471043816 \h</w:instrText>
            <w:fldChar w:fldCharType="separate"/>
          </w:r>
          <w:r>
            <w:rPr/>
            <w:t>8</w:t>
          </w:r>
          <w:r>
            <w:fldChar w:fldCharType="end"/>
            <w:fldChar w:fldCharType="end"/>
          </w:r>
        </w:p>
        <w:p xmlns:wp14="http://schemas.microsoft.com/office/word/2010/wordml" w:rsidP="6BCAD749" w14:paraId="6D29E6C8" wp14:textId="133D301D">
          <w:pPr>
            <w:pStyle w:val="TOC2"/>
            <w:tabs>
              <w:tab w:val="right" w:leader="dot" w:pos="9345"/>
            </w:tabs>
          </w:pPr>
          <w:r>
            <w:fldChar w:fldCharType="begin"/>
            <w:instrText xml:space="preserve">HYPERLINK  \l  "_Toc1687850372" </w:instrText>
            <w:fldChar w:fldCharType="separate"/>
          </w:r>
          <w:r>
            <w:rPr/>
            <w:t>1.1 Planteamiento y Formulación del Problema</w:t>
          </w:r>
          <w:r>
            <w:tab/>
            <w:fldChar w:fldCharType="begin"/>
            <w:instrText xml:space="preserve">PAGEREF _Toc1687850372 \h</w:instrText>
            <w:fldChar w:fldCharType="separate"/>
          </w:r>
          <w:r>
            <w:rPr/>
            <w:t>9</w:t>
          </w:r>
          <w:r>
            <w:fldChar w:fldCharType="end"/>
            <w:fldChar w:fldCharType="end"/>
          </w:r>
        </w:p>
        <w:p xmlns:wp14="http://schemas.microsoft.com/office/word/2010/wordml" w:rsidP="6BCAD749" w14:paraId="5E90297A" wp14:textId="76B88997">
          <w:pPr>
            <w:pStyle w:val="TOC2"/>
            <w:tabs>
              <w:tab w:val="right" w:leader="dot" w:pos="9345"/>
            </w:tabs>
          </w:pPr>
          <w:r>
            <w:fldChar w:fldCharType="begin"/>
            <w:instrText xml:space="preserve">HYPERLINK  \l  "_Toc541269404" </w:instrText>
            <w:fldChar w:fldCharType="separate"/>
          </w:r>
          <w:r>
            <w:rPr/>
            <w:t>1.2 Justificación</w:t>
          </w:r>
          <w:r>
            <w:tab/>
            <w:fldChar w:fldCharType="begin"/>
            <w:instrText xml:space="preserve">PAGEREF _Toc541269404 \h</w:instrText>
            <w:fldChar w:fldCharType="separate"/>
          </w:r>
          <w:r>
            <w:rPr/>
            <w:t>10</w:t>
          </w:r>
          <w:r>
            <w:fldChar w:fldCharType="end"/>
            <w:fldChar w:fldCharType="end"/>
          </w:r>
        </w:p>
        <w:p xmlns:wp14="http://schemas.microsoft.com/office/word/2010/wordml" w:rsidP="6BCAD749" w14:paraId="38FD8D97" wp14:textId="19FE3A1B">
          <w:pPr>
            <w:pStyle w:val="TOC2"/>
            <w:tabs>
              <w:tab w:val="right" w:leader="dot" w:pos="9345"/>
            </w:tabs>
          </w:pPr>
          <w:r>
            <w:fldChar w:fldCharType="begin"/>
            <w:instrText xml:space="preserve">HYPERLINK  \l  "_Toc597503697" </w:instrText>
            <w:fldChar w:fldCharType="separate"/>
          </w:r>
          <w:r>
            <w:rPr/>
            <w:t>1.3 Objetivos del Proyecto</w:t>
          </w:r>
          <w:r>
            <w:tab/>
            <w:fldChar w:fldCharType="begin"/>
            <w:instrText xml:space="preserve">PAGEREF _Toc597503697 \h</w:instrText>
            <w:fldChar w:fldCharType="separate"/>
          </w:r>
          <w:r>
            <w:rPr/>
            <w:t>11</w:t>
          </w:r>
          <w:r>
            <w:fldChar w:fldCharType="end"/>
            <w:fldChar w:fldCharType="end"/>
          </w:r>
        </w:p>
        <w:p xmlns:wp14="http://schemas.microsoft.com/office/word/2010/wordml" w:rsidP="6BCAD749" w14:paraId="4C382F9D" wp14:textId="784220B8">
          <w:pPr>
            <w:pStyle w:val="TOC3"/>
            <w:tabs>
              <w:tab w:val="right" w:leader="dot" w:pos="9345"/>
            </w:tabs>
          </w:pPr>
          <w:r>
            <w:fldChar w:fldCharType="begin"/>
            <w:instrText xml:space="preserve">HYPERLINK  \l  "_Toc1805563284" </w:instrText>
            <w:fldChar w:fldCharType="separate"/>
          </w:r>
          <w:r>
            <w:rPr/>
            <w:t>1.3.1 Objetivo General</w:t>
          </w:r>
          <w:r>
            <w:tab/>
            <w:fldChar w:fldCharType="begin"/>
            <w:instrText xml:space="preserve">PAGEREF _Toc1805563284 \h</w:instrText>
            <w:fldChar w:fldCharType="separate"/>
          </w:r>
          <w:r>
            <w:rPr/>
            <w:t>11</w:t>
          </w:r>
          <w:r>
            <w:fldChar w:fldCharType="end"/>
            <w:fldChar w:fldCharType="end"/>
          </w:r>
        </w:p>
        <w:p xmlns:wp14="http://schemas.microsoft.com/office/word/2010/wordml" w:rsidP="6BCAD749" w14:paraId="5D46C8C2" wp14:textId="663CED0D">
          <w:pPr>
            <w:pStyle w:val="TOC3"/>
            <w:tabs>
              <w:tab w:val="right" w:leader="dot" w:pos="9345"/>
            </w:tabs>
          </w:pPr>
          <w:r>
            <w:fldChar w:fldCharType="begin"/>
            <w:instrText xml:space="preserve">HYPERLINK  \l  "_Toc1395667679" </w:instrText>
            <w:fldChar w:fldCharType="separate"/>
          </w:r>
          <w:r>
            <w:rPr/>
            <w:t>1.3.2 Objetivos Específicos</w:t>
          </w:r>
          <w:r>
            <w:tab/>
            <w:fldChar w:fldCharType="begin"/>
            <w:instrText xml:space="preserve">PAGEREF _Toc1395667679 \h</w:instrText>
            <w:fldChar w:fldCharType="separate"/>
          </w:r>
          <w:r>
            <w:rPr/>
            <w:t>11</w:t>
          </w:r>
          <w:r>
            <w:fldChar w:fldCharType="end"/>
            <w:fldChar w:fldCharType="end"/>
          </w:r>
        </w:p>
        <w:p xmlns:wp14="http://schemas.microsoft.com/office/word/2010/wordml" w:rsidP="6BCAD749" w14:paraId="17C12A20" wp14:textId="54B9894B">
          <w:pPr>
            <w:pStyle w:val="TOC2"/>
            <w:tabs>
              <w:tab w:val="right" w:leader="dot" w:pos="9345"/>
            </w:tabs>
          </w:pPr>
          <w:r>
            <w:fldChar w:fldCharType="begin"/>
            <w:instrText xml:space="preserve">HYPERLINK  \l  "_Toc1551998307" </w:instrText>
            <w:fldChar w:fldCharType="separate"/>
          </w:r>
          <w:r>
            <w:rPr/>
            <w:t>1.4 Alcance y Delimitación</w:t>
          </w:r>
          <w:r>
            <w:tab/>
            <w:fldChar w:fldCharType="begin"/>
            <w:instrText xml:space="preserve">PAGEREF _Toc1551998307 \h</w:instrText>
            <w:fldChar w:fldCharType="separate"/>
          </w:r>
          <w:r>
            <w:rPr/>
            <w:t>12</w:t>
          </w:r>
          <w:r>
            <w:fldChar w:fldCharType="end"/>
            <w:fldChar w:fldCharType="end"/>
          </w:r>
        </w:p>
        <w:p xmlns:wp14="http://schemas.microsoft.com/office/word/2010/wordml" w:rsidP="6BCAD749" w14:paraId="466D9DAC" wp14:textId="64D8A90F">
          <w:pPr>
            <w:pStyle w:val="TOC1"/>
            <w:tabs>
              <w:tab w:val="right" w:leader="dot" w:pos="9345"/>
            </w:tabs>
          </w:pPr>
          <w:r>
            <w:fldChar w:fldCharType="begin"/>
            <w:instrText xml:space="preserve">HYPERLINK  \l  "_Toc1442432573" </w:instrText>
            <w:fldChar w:fldCharType="separate"/>
          </w:r>
          <w:r>
            <w:rPr/>
            <w:t>Capítulo 2. Marco Referencial</w:t>
          </w:r>
          <w:r>
            <w:tab/>
            <w:fldChar w:fldCharType="begin"/>
            <w:instrText xml:space="preserve">PAGEREF _Toc1442432573 \h</w:instrText>
            <w:fldChar w:fldCharType="separate"/>
          </w:r>
          <w:r>
            <w:rPr/>
            <w:t>13</w:t>
          </w:r>
          <w:r>
            <w:fldChar w:fldCharType="end"/>
            <w:fldChar w:fldCharType="end"/>
          </w:r>
        </w:p>
        <w:p xmlns:wp14="http://schemas.microsoft.com/office/word/2010/wordml" w:rsidP="6BCAD749" w14:paraId="414FFBEE" wp14:textId="1EA67A89">
          <w:pPr>
            <w:pStyle w:val="TOC2"/>
            <w:tabs>
              <w:tab w:val="right" w:leader="dot" w:pos="9345"/>
            </w:tabs>
          </w:pPr>
          <w:r>
            <w:fldChar w:fldCharType="begin"/>
            <w:instrText xml:space="preserve">HYPERLINK  \l  "_Toc593866493" </w:instrText>
            <w:fldChar w:fldCharType="separate"/>
          </w:r>
          <w:r>
            <w:rPr/>
            <w:t>2.1 Marco Contextual e Institucional</w:t>
          </w:r>
          <w:r>
            <w:tab/>
            <w:fldChar w:fldCharType="begin"/>
            <w:instrText xml:space="preserve">PAGEREF _Toc593866493 \h</w:instrText>
            <w:fldChar w:fldCharType="separate"/>
          </w:r>
          <w:r>
            <w:rPr/>
            <w:t>14</w:t>
          </w:r>
          <w:r>
            <w:fldChar w:fldCharType="end"/>
            <w:fldChar w:fldCharType="end"/>
          </w:r>
        </w:p>
        <w:p xmlns:wp14="http://schemas.microsoft.com/office/word/2010/wordml" w:rsidP="6BCAD749" w14:paraId="052B9063" wp14:textId="328F77C1">
          <w:pPr>
            <w:pStyle w:val="TOC2"/>
            <w:tabs>
              <w:tab w:val="right" w:leader="dot" w:pos="9345"/>
            </w:tabs>
          </w:pPr>
          <w:r>
            <w:fldChar w:fldCharType="begin"/>
            <w:instrText xml:space="preserve">HYPERLINK  \l  "_Toc278504065" </w:instrText>
            <w:fldChar w:fldCharType="separate"/>
          </w:r>
          <w:r>
            <w:rPr/>
            <w:t>2.2 Marco Teórico</w:t>
          </w:r>
          <w:r>
            <w:tab/>
            <w:fldChar w:fldCharType="begin"/>
            <w:instrText xml:space="preserve">PAGEREF _Toc278504065 \h</w:instrText>
            <w:fldChar w:fldCharType="separate"/>
          </w:r>
          <w:r>
            <w:rPr/>
            <w:t>14</w:t>
          </w:r>
          <w:r>
            <w:fldChar w:fldCharType="end"/>
            <w:fldChar w:fldCharType="end"/>
          </w:r>
        </w:p>
        <w:p xmlns:wp14="http://schemas.microsoft.com/office/word/2010/wordml" w:rsidP="6BCAD749" w14:paraId="5019E6A9" wp14:textId="77A956E4">
          <w:pPr>
            <w:pStyle w:val="TOC3"/>
            <w:tabs>
              <w:tab w:val="right" w:leader="dot" w:pos="9345"/>
            </w:tabs>
          </w:pPr>
          <w:r>
            <w:fldChar w:fldCharType="begin"/>
            <w:instrText xml:space="preserve">HYPERLINK  \l  "_Toc376567848" </w:instrText>
            <w:fldChar w:fldCharType="separate"/>
          </w:r>
          <w:r>
            <w:rPr/>
            <w:t>2.2.1 Sistemas de información en salud</w:t>
          </w:r>
          <w:r>
            <w:tab/>
            <w:fldChar w:fldCharType="begin"/>
            <w:instrText xml:space="preserve">PAGEREF _Toc376567848 \h</w:instrText>
            <w:fldChar w:fldCharType="separate"/>
          </w:r>
          <w:r>
            <w:rPr/>
            <w:t>14</w:t>
          </w:r>
          <w:r>
            <w:fldChar w:fldCharType="end"/>
            <w:fldChar w:fldCharType="end"/>
          </w:r>
        </w:p>
        <w:p xmlns:wp14="http://schemas.microsoft.com/office/word/2010/wordml" w:rsidP="6BCAD749" w14:paraId="78ABC113" wp14:textId="4DB0333C">
          <w:pPr>
            <w:pStyle w:val="TOC3"/>
            <w:tabs>
              <w:tab w:val="right" w:leader="dot" w:pos="9345"/>
            </w:tabs>
          </w:pPr>
          <w:r>
            <w:fldChar w:fldCharType="begin"/>
            <w:instrText xml:space="preserve">HYPERLINK  \l  "_Toc956301560" </w:instrText>
            <w:fldChar w:fldCharType="separate"/>
          </w:r>
          <w:r>
            <w:rPr/>
            <w:t>2.2.2 Historia clínica electrónica en odontología</w:t>
          </w:r>
          <w:r>
            <w:tab/>
            <w:fldChar w:fldCharType="begin"/>
            <w:instrText xml:space="preserve">PAGEREF _Toc956301560 \h</w:instrText>
            <w:fldChar w:fldCharType="separate"/>
          </w:r>
          <w:r>
            <w:rPr/>
            <w:t>16</w:t>
          </w:r>
          <w:r>
            <w:fldChar w:fldCharType="end"/>
            <w:fldChar w:fldCharType="end"/>
          </w:r>
        </w:p>
        <w:p xmlns:wp14="http://schemas.microsoft.com/office/word/2010/wordml" w:rsidP="6BCAD749" w14:paraId="52712C6F" wp14:textId="589A2974">
          <w:pPr>
            <w:pStyle w:val="TOC3"/>
            <w:tabs>
              <w:tab w:val="right" w:leader="dot" w:pos="9345"/>
            </w:tabs>
          </w:pPr>
          <w:r>
            <w:fldChar w:fldCharType="begin"/>
            <w:instrText xml:space="preserve">HYPERLINK  \l  "_Toc983625328" </w:instrText>
            <w:fldChar w:fldCharType="separate"/>
          </w:r>
          <w:r>
            <w:rPr/>
            <w:t>2.2.3 Metodologías de desarrollo: Selección y Justificación</w:t>
          </w:r>
          <w:r>
            <w:tab/>
            <w:fldChar w:fldCharType="begin"/>
            <w:instrText xml:space="preserve">PAGEREF _Toc983625328 \h</w:instrText>
            <w:fldChar w:fldCharType="separate"/>
          </w:r>
          <w:r>
            <w:rPr/>
            <w:t>17</w:t>
          </w:r>
          <w:r>
            <w:fldChar w:fldCharType="end"/>
            <w:fldChar w:fldCharType="end"/>
          </w:r>
        </w:p>
        <w:p xmlns:wp14="http://schemas.microsoft.com/office/word/2010/wordml" w:rsidP="6BCAD749" w14:paraId="2E79E420" wp14:textId="7F3B655E">
          <w:pPr>
            <w:pStyle w:val="TOC3"/>
            <w:tabs>
              <w:tab w:val="right" w:leader="dot" w:pos="9345"/>
            </w:tabs>
          </w:pPr>
          <w:r>
            <w:fldChar w:fldCharType="begin"/>
            <w:instrText xml:space="preserve">HYPERLINK  \l  "_Toc1537126955" </w:instrText>
            <w:fldChar w:fldCharType="separate"/>
          </w:r>
          <w:r>
            <w:rPr/>
            <w:t>2.2.4 Arquitectura y desarrollo de aplicaciones web</w:t>
          </w:r>
          <w:r>
            <w:tab/>
            <w:fldChar w:fldCharType="begin"/>
            <w:instrText xml:space="preserve">PAGEREF _Toc1537126955 \h</w:instrText>
            <w:fldChar w:fldCharType="separate"/>
          </w:r>
          <w:r>
            <w:rPr/>
            <w:t>18</w:t>
          </w:r>
          <w:r>
            <w:fldChar w:fldCharType="end"/>
            <w:fldChar w:fldCharType="end"/>
          </w:r>
        </w:p>
        <w:p xmlns:wp14="http://schemas.microsoft.com/office/word/2010/wordml" w:rsidP="6BCAD749" w14:paraId="72630C83" wp14:textId="3569485C">
          <w:pPr>
            <w:pStyle w:val="TOC2"/>
            <w:tabs>
              <w:tab w:val="right" w:leader="dot" w:pos="9345"/>
            </w:tabs>
          </w:pPr>
          <w:r>
            <w:fldChar w:fldCharType="begin"/>
            <w:instrText xml:space="preserve">HYPERLINK  \l  "_Toc1458849526" </w:instrText>
            <w:fldChar w:fldCharType="separate"/>
          </w:r>
          <w:r>
            <w:rPr/>
            <w:t>2.3 Marco Conceptual</w:t>
          </w:r>
          <w:r>
            <w:tab/>
            <w:fldChar w:fldCharType="begin"/>
            <w:instrText xml:space="preserve">PAGEREF _Toc1458849526 \h</w:instrText>
            <w:fldChar w:fldCharType="separate"/>
          </w:r>
          <w:r>
            <w:rPr/>
            <w:t>20</w:t>
          </w:r>
          <w:r>
            <w:fldChar w:fldCharType="end"/>
            <w:fldChar w:fldCharType="end"/>
          </w:r>
        </w:p>
        <w:p xmlns:wp14="http://schemas.microsoft.com/office/word/2010/wordml" w:rsidP="6BCAD749" w14:paraId="3E87B1FD" wp14:textId="3C97E8C8">
          <w:pPr>
            <w:pStyle w:val="TOC2"/>
            <w:tabs>
              <w:tab w:val="right" w:leader="dot" w:pos="9345"/>
            </w:tabs>
          </w:pPr>
          <w:r>
            <w:fldChar w:fldCharType="begin"/>
            <w:instrText xml:space="preserve">HYPERLINK  \l  "_Toc2079636704" </w:instrText>
            <w:fldChar w:fldCharType="separate"/>
          </w:r>
          <w:r>
            <w:rPr/>
            <w:t>2.4 Marco Legal y Normativo (Colombia)</w:t>
          </w:r>
          <w:r>
            <w:tab/>
            <w:fldChar w:fldCharType="begin"/>
            <w:instrText xml:space="preserve">PAGEREF _Toc2079636704 \h</w:instrText>
            <w:fldChar w:fldCharType="separate"/>
          </w:r>
          <w:r>
            <w:rPr/>
            <w:t>21</w:t>
          </w:r>
          <w:r>
            <w:fldChar w:fldCharType="end"/>
            <w:fldChar w:fldCharType="end"/>
          </w:r>
        </w:p>
        <w:p xmlns:wp14="http://schemas.microsoft.com/office/word/2010/wordml" w:rsidP="6BCAD749" w14:paraId="1989858D" wp14:textId="4CFC649C">
          <w:pPr>
            <w:pStyle w:val="TOC1"/>
            <w:tabs>
              <w:tab w:val="right" w:leader="dot" w:pos="9345"/>
            </w:tabs>
          </w:pPr>
          <w:r>
            <w:fldChar w:fldCharType="begin"/>
            <w:instrText xml:space="preserve">HYPERLINK  \l  "_Toc1424632928" </w:instrText>
            <w:fldChar w:fldCharType="separate"/>
          </w:r>
          <w:r>
            <w:rPr/>
            <w:t>Capítulo 3. Método</w:t>
          </w:r>
          <w:r>
            <w:tab/>
            <w:fldChar w:fldCharType="begin"/>
            <w:instrText xml:space="preserve">PAGEREF _Toc1424632928 \h</w:instrText>
            <w:fldChar w:fldCharType="separate"/>
          </w:r>
          <w:r>
            <w:rPr/>
            <w:t>23</w:t>
          </w:r>
          <w:r>
            <w:fldChar w:fldCharType="end"/>
            <w:fldChar w:fldCharType="end"/>
          </w:r>
        </w:p>
        <w:p xmlns:wp14="http://schemas.microsoft.com/office/word/2010/wordml" w:rsidP="6BCAD749" w14:paraId="1CFB4BAC" wp14:textId="70A5E4A0">
          <w:pPr>
            <w:pStyle w:val="TOC2"/>
            <w:tabs>
              <w:tab w:val="right" w:leader="dot" w:pos="9345"/>
            </w:tabs>
          </w:pPr>
          <w:r>
            <w:fldChar w:fldCharType="begin"/>
            <w:instrText xml:space="preserve">HYPERLINK  \l  "_Toc604565310" </w:instrText>
            <w:fldChar w:fldCharType="separate"/>
          </w:r>
          <w:r>
            <w:rPr/>
            <w:t>3.1 Fase 1: Análisis de Requerimientos</w:t>
          </w:r>
          <w:r>
            <w:tab/>
            <w:fldChar w:fldCharType="begin"/>
            <w:instrText xml:space="preserve">PAGEREF _Toc604565310 \h</w:instrText>
            <w:fldChar w:fldCharType="separate"/>
          </w:r>
          <w:r>
            <w:rPr/>
            <w:t>24</w:t>
          </w:r>
          <w:r>
            <w:fldChar w:fldCharType="end"/>
            <w:fldChar w:fldCharType="end"/>
          </w:r>
        </w:p>
        <w:p xmlns:wp14="http://schemas.microsoft.com/office/word/2010/wordml" w:rsidP="6BCAD749" w14:paraId="1A14A0E6" wp14:textId="2B02A16F">
          <w:pPr>
            <w:pStyle w:val="TOC2"/>
            <w:tabs>
              <w:tab w:val="right" w:leader="dot" w:pos="9345"/>
            </w:tabs>
          </w:pPr>
          <w:r>
            <w:fldChar w:fldCharType="begin"/>
            <w:instrText xml:space="preserve">HYPERLINK  \l  "_Toc682883821" </w:instrText>
            <w:fldChar w:fldCharType="separate"/>
          </w:r>
          <w:r>
            <w:rPr/>
            <w:t>3.2 Fase 2: Diseño Preliminar</w:t>
          </w:r>
          <w:r>
            <w:tab/>
            <w:fldChar w:fldCharType="begin"/>
            <w:instrText xml:space="preserve">PAGEREF _Toc682883821 \h</w:instrText>
            <w:fldChar w:fldCharType="separate"/>
          </w:r>
          <w:r>
            <w:rPr/>
            <w:t>24</w:t>
          </w:r>
          <w:r>
            <w:fldChar w:fldCharType="end"/>
            <w:fldChar w:fldCharType="end"/>
          </w:r>
        </w:p>
        <w:p xmlns:wp14="http://schemas.microsoft.com/office/word/2010/wordml" w:rsidP="6BCAD749" w14:paraId="5F482883" wp14:textId="691025DB">
          <w:pPr>
            <w:pStyle w:val="TOC2"/>
            <w:tabs>
              <w:tab w:val="right" w:leader="dot" w:pos="9345"/>
            </w:tabs>
          </w:pPr>
          <w:r>
            <w:fldChar w:fldCharType="begin"/>
            <w:instrText xml:space="preserve">HYPERLINK  \l  "_Toc1400875638" </w:instrText>
            <w:fldChar w:fldCharType="separate"/>
          </w:r>
          <w:r>
            <w:rPr/>
            <w:t>3.3 Fase 3: Revisión del Diseño</w:t>
          </w:r>
          <w:r>
            <w:tab/>
            <w:fldChar w:fldCharType="begin"/>
            <w:instrText xml:space="preserve">PAGEREF _Toc1400875638 \h</w:instrText>
            <w:fldChar w:fldCharType="separate"/>
          </w:r>
          <w:r>
            <w:rPr/>
            <w:t>25</w:t>
          </w:r>
          <w:r>
            <w:fldChar w:fldCharType="end"/>
            <w:fldChar w:fldCharType="end"/>
          </w:r>
        </w:p>
        <w:p xmlns:wp14="http://schemas.microsoft.com/office/word/2010/wordml" w:rsidP="6BCAD749" w14:paraId="20CAC0F4" wp14:textId="109D479D">
          <w:pPr>
            <w:pStyle w:val="TOC2"/>
            <w:tabs>
              <w:tab w:val="right" w:leader="dot" w:pos="9345"/>
            </w:tabs>
          </w:pPr>
          <w:r>
            <w:fldChar w:fldCharType="begin"/>
            <w:instrText xml:space="preserve">HYPERLINK  \l  "_Toc663518019" </w:instrText>
            <w:fldChar w:fldCharType="separate"/>
          </w:r>
          <w:r>
            <w:rPr/>
            <w:t>3.4 Fase 4: Implementación</w:t>
          </w:r>
          <w:r>
            <w:tab/>
            <w:fldChar w:fldCharType="begin"/>
            <w:instrText xml:space="preserve">PAGEREF _Toc663518019 \h</w:instrText>
            <w:fldChar w:fldCharType="separate"/>
          </w:r>
          <w:r>
            <w:rPr/>
            <w:t>25</w:t>
          </w:r>
          <w:r>
            <w:fldChar w:fldCharType="end"/>
            <w:fldChar w:fldCharType="end"/>
          </w:r>
        </w:p>
        <w:p xmlns:wp14="http://schemas.microsoft.com/office/word/2010/wordml" w:rsidP="6BCAD749" w14:paraId="0FAF4134" wp14:textId="5DD37529">
          <w:pPr>
            <w:pStyle w:val="TOC2"/>
            <w:tabs>
              <w:tab w:val="right" w:leader="dot" w:pos="9345"/>
            </w:tabs>
          </w:pPr>
          <w:r>
            <w:fldChar w:fldCharType="begin"/>
            <w:instrText xml:space="preserve">HYPERLINK  \l  "_Toc163378325" </w:instrText>
            <w:fldChar w:fldCharType="separate"/>
          </w:r>
          <w:r>
            <w:rPr/>
            <w:t>3.5 Reglas Operativas del Consultorio</w:t>
          </w:r>
          <w:r>
            <w:tab/>
            <w:fldChar w:fldCharType="begin"/>
            <w:instrText xml:space="preserve">PAGEREF _Toc163378325 \h</w:instrText>
            <w:fldChar w:fldCharType="separate"/>
          </w:r>
          <w:r>
            <w:rPr/>
            <w:t>26</w:t>
          </w:r>
          <w:r>
            <w:fldChar w:fldCharType="end"/>
            <w:fldChar w:fldCharType="end"/>
          </w:r>
        </w:p>
        <w:p xmlns:wp14="http://schemas.microsoft.com/office/word/2010/wordml" w:rsidP="6BCAD749" w14:paraId="11E8D73A" wp14:textId="49B984D0">
          <w:pPr>
            <w:pStyle w:val="TOC2"/>
            <w:tabs>
              <w:tab w:val="right" w:leader="dot" w:pos="9345"/>
            </w:tabs>
          </w:pPr>
          <w:r>
            <w:fldChar w:fldCharType="begin"/>
            <w:instrText xml:space="preserve">HYPERLINK  \l  "_Toc1632683841" </w:instrText>
            <w:fldChar w:fldCharType="separate"/>
          </w:r>
          <w:r>
            <w:rPr/>
            <w:t>3.6 Especificación de Requerimientos del Sistema</w:t>
          </w:r>
          <w:r>
            <w:tab/>
            <w:fldChar w:fldCharType="begin"/>
            <w:instrText xml:space="preserve">PAGEREF _Toc1632683841 \h</w:instrText>
            <w:fldChar w:fldCharType="separate"/>
          </w:r>
          <w:r>
            <w:rPr/>
            <w:t>28</w:t>
          </w:r>
          <w:r>
            <w:fldChar w:fldCharType="end"/>
            <w:fldChar w:fldCharType="end"/>
          </w:r>
        </w:p>
        <w:p xmlns:wp14="http://schemas.microsoft.com/office/word/2010/wordml" w:rsidP="6BCAD749" w14:paraId="1F599581" wp14:textId="2EF7201B">
          <w:pPr>
            <w:pStyle w:val="TOC3"/>
            <w:tabs>
              <w:tab w:val="right" w:leader="dot" w:pos="9345"/>
            </w:tabs>
          </w:pPr>
          <w:r>
            <w:fldChar w:fldCharType="begin"/>
            <w:instrText xml:space="preserve">HYPERLINK  \l  "_Toc373853110" </w:instrText>
            <w:fldChar w:fldCharType="separate"/>
          </w:r>
          <w:r>
            <w:rPr/>
            <w:t>3.6.1 Requerimientos Funcionales</w:t>
          </w:r>
          <w:r>
            <w:tab/>
            <w:fldChar w:fldCharType="begin"/>
            <w:instrText xml:space="preserve">PAGEREF _Toc373853110 \h</w:instrText>
            <w:fldChar w:fldCharType="separate"/>
          </w:r>
          <w:r>
            <w:rPr/>
            <w:t>29</w:t>
          </w:r>
          <w:r>
            <w:fldChar w:fldCharType="end"/>
            <w:fldChar w:fldCharType="end"/>
          </w:r>
        </w:p>
        <w:p xmlns:wp14="http://schemas.microsoft.com/office/word/2010/wordml" w:rsidP="6BCAD749" w14:paraId="7645DB86" wp14:textId="79210B86">
          <w:pPr>
            <w:pStyle w:val="TOC3"/>
            <w:tabs>
              <w:tab w:val="right" w:leader="dot" w:pos="9345"/>
            </w:tabs>
          </w:pPr>
          <w:r>
            <w:fldChar w:fldCharType="begin"/>
            <w:instrText xml:space="preserve">HYPERLINK  \l  "_Toc959488539" </w:instrText>
            <w:fldChar w:fldCharType="separate"/>
          </w:r>
          <w:r>
            <w:rPr/>
            <w:t>3.6.2 Requerimientos No Funcionales</w:t>
          </w:r>
          <w:r>
            <w:tab/>
            <w:fldChar w:fldCharType="begin"/>
            <w:instrText xml:space="preserve">PAGEREF _Toc959488539 \h</w:instrText>
            <w:fldChar w:fldCharType="separate"/>
          </w:r>
          <w:r>
            <w:rPr/>
            <w:t>32</w:t>
          </w:r>
          <w:r>
            <w:fldChar w:fldCharType="end"/>
            <w:fldChar w:fldCharType="end"/>
          </w:r>
        </w:p>
        <w:p xmlns:wp14="http://schemas.microsoft.com/office/word/2010/wordml" w:rsidP="6BCAD749" w14:paraId="465B6FD9" wp14:textId="5D90EA86">
          <w:pPr>
            <w:pStyle w:val="TOC2"/>
            <w:tabs>
              <w:tab w:val="right" w:leader="dot" w:pos="9345"/>
            </w:tabs>
          </w:pPr>
          <w:r>
            <w:fldChar w:fldCharType="begin"/>
            <w:instrText xml:space="preserve">HYPERLINK  \l  "_Toc1533736539" </w:instrText>
            <w:fldChar w:fldCharType="separate"/>
          </w:r>
          <w:r>
            <w:rPr/>
            <w:t>3.7 Modelo de Casos de Uso</w:t>
          </w:r>
          <w:r>
            <w:tab/>
            <w:fldChar w:fldCharType="begin"/>
            <w:instrText xml:space="preserve">PAGEREF _Toc1533736539 \h</w:instrText>
            <w:fldChar w:fldCharType="separate"/>
          </w:r>
          <w:r>
            <w:rPr/>
            <w:t>34</w:t>
          </w:r>
          <w:r>
            <w:fldChar w:fldCharType="end"/>
            <w:fldChar w:fldCharType="end"/>
          </w:r>
        </w:p>
        <w:p xmlns:wp14="http://schemas.microsoft.com/office/word/2010/wordml" w:rsidP="6BCAD749" w14:paraId="6637DFD5" wp14:textId="2E9D0B50">
          <w:pPr>
            <w:pStyle w:val="TOC3"/>
            <w:tabs>
              <w:tab w:val="right" w:leader="dot" w:pos="9345"/>
            </w:tabs>
          </w:pPr>
          <w:r>
            <w:fldChar w:fldCharType="begin"/>
            <w:instrText xml:space="preserve">HYPERLINK  \l  "_Toc1168827245" </w:instrText>
            <w:fldChar w:fldCharType="separate"/>
          </w:r>
          <w:del w:id="9086" w:author="Revisión" w:date="2026-10-25T22:30:00Z">
            <w:r>
              <w:rPr/>
              <w:delText xml:space="preserve">CU-01  Iniciar sesión</w:delText>
            </w:r>
          </w:del>
          <w:ins w:id="9087" w:author="Revisión" w:date="2026-10-25T22:30:00Z">
            <w:r>
              <w:rPr/>
              <w:t xml:space="preserve">CU-01 Iniciar sesión</w:t>
            </w:r>
          </w:ins>
          <w:r>
            <w:tab/>
            <w:fldChar w:fldCharType="begin"/>
            <w:instrText xml:space="preserve">PAGEREF _Toc1168827245 \h</w:instrText>
            <w:fldChar w:fldCharType="separate"/>
          </w:r>
          <w:r>
            <w:rPr/>
            <w:t>37</w:t>
          </w:r>
          <w:r>
            <w:fldChar w:fldCharType="end"/>
            <w:fldChar w:fldCharType="end"/>
          </w:r>
        </w:p>
        <w:p xmlns:wp14="http://schemas.microsoft.com/office/word/2010/wordml" w:rsidP="6BCAD749" w14:paraId="41323C6A" wp14:textId="46F195B1">
          <w:pPr>
            <w:pStyle w:val="TOC3"/>
            <w:tabs>
              <w:tab w:val="right" w:leader="dot" w:pos="9345"/>
            </w:tabs>
          </w:pPr>
          <w:r>
            <w:fldChar w:fldCharType="begin"/>
            <w:instrText xml:space="preserve">HYPERLINK  \l  "_Toc1968936839" </w:instrText>
            <w:fldChar w:fldCharType="separate"/>
          </w:r>
          <w:r>
            <w:rPr/>
            <w:t>CU-04 Gestionar usuarios</w:t>
          </w:r>
          <w:r>
            <w:tab/>
            <w:fldChar w:fldCharType="begin"/>
            <w:instrText xml:space="preserve">PAGEREF _Toc1968936839 \h</w:instrText>
            <w:fldChar w:fldCharType="separate"/>
          </w:r>
          <w:r>
            <w:rPr/>
            <w:t>38</w:t>
          </w:r>
          <w:r>
            <w:fldChar w:fldCharType="end"/>
            <w:fldChar w:fldCharType="end"/>
          </w:r>
        </w:p>
        <w:p xmlns:wp14="http://schemas.microsoft.com/office/word/2010/wordml" w:rsidP="6BCAD749" w14:paraId="7E152EF5" wp14:textId="3EE3087F">
          <w:pPr>
            <w:pStyle w:val="TOC3"/>
            <w:tabs>
              <w:tab w:val="right" w:leader="dot" w:pos="9345"/>
            </w:tabs>
          </w:pPr>
          <w:r>
            <w:fldChar w:fldCharType="begin"/>
            <w:instrText xml:space="preserve">HYPERLINK  \l  "_Toc1182261589" </w:instrText>
            <w:fldChar w:fldCharType="separate"/>
          </w:r>
          <w:r>
            <w:rPr/>
            <w:t>CU-05 Gestionar pacientes</w:t>
          </w:r>
          <w:r>
            <w:tab/>
            <w:fldChar w:fldCharType="begin"/>
            <w:instrText xml:space="preserve">PAGEREF _Toc1182261589 \h</w:instrText>
            <w:fldChar w:fldCharType="separate"/>
          </w:r>
          <w:r>
            <w:rPr/>
            <w:t>38</w:t>
          </w:r>
          <w:r>
            <w:fldChar w:fldCharType="end"/>
            <w:fldChar w:fldCharType="end"/>
          </w:r>
        </w:p>
        <w:p xmlns:wp14="http://schemas.microsoft.com/office/word/2010/wordml" w:rsidP="6BCAD749" w14:paraId="3A1FE3DB" wp14:textId="246F2432">
          <w:pPr>
            <w:pStyle w:val="TOC3"/>
            <w:tabs>
              <w:tab w:val="right" w:leader="dot" w:pos="9345"/>
            </w:tabs>
          </w:pPr>
          <w:r>
            <w:fldChar w:fldCharType="begin"/>
            <w:instrText xml:space="preserve">HYPERLINK  \l  "_Toc1849195104" </w:instrText>
            <w:fldChar w:fldCharType="separate"/>
          </w:r>
          <w:r>
            <w:rPr/>
            <w:t>CU-06 Agendar cita</w:t>
          </w:r>
          <w:r>
            <w:tab/>
            <w:fldChar w:fldCharType="begin"/>
            <w:instrText xml:space="preserve">PAGEREF _Toc1849195104 \h</w:instrText>
            <w:fldChar w:fldCharType="separate"/>
          </w:r>
          <w:r>
            <w:rPr/>
            <w:t>39</w:t>
          </w:r>
          <w:r>
            <w:fldChar w:fldCharType="end"/>
            <w:fldChar w:fldCharType="end"/>
          </w:r>
        </w:p>
        <w:p xmlns:wp14="http://schemas.microsoft.com/office/word/2010/wordml" w:rsidP="6BCAD749" w14:paraId="5F56912C" wp14:textId="69596B59">
          <w:pPr>
            <w:pStyle w:val="TOC3"/>
            <w:tabs>
              <w:tab w:val="right" w:leader="dot" w:pos="9345"/>
            </w:tabs>
          </w:pPr>
          <w:r>
            <w:fldChar w:fldCharType="begin"/>
            <w:instrText xml:space="preserve">HYPERLINK  \l  "_Toc243704891" </w:instrText>
            <w:fldChar w:fldCharType="separate"/>
          </w:r>
          <w:r>
            <w:rPr/>
            <w:t>CU-07 Reprogramar cita</w:t>
          </w:r>
          <w:r>
            <w:tab/>
            <w:fldChar w:fldCharType="begin"/>
            <w:instrText xml:space="preserve">PAGEREF _Toc243704891 \h</w:instrText>
            <w:fldChar w:fldCharType="separate"/>
          </w:r>
          <w:r>
            <w:rPr/>
            <w:t>40</w:t>
          </w:r>
          <w:r>
            <w:fldChar w:fldCharType="end"/>
            <w:fldChar w:fldCharType="end"/>
          </w:r>
        </w:p>
        <w:p xmlns:wp14="http://schemas.microsoft.com/office/word/2010/wordml" w:rsidP="6BCAD749" w14:paraId="19DD0B64" wp14:textId="6BD690BD">
          <w:pPr>
            <w:pStyle w:val="TOC3"/>
            <w:tabs>
              <w:tab w:val="right" w:leader="dot" w:pos="9345"/>
            </w:tabs>
          </w:pPr>
          <w:r>
            <w:fldChar w:fldCharType="begin"/>
            <w:instrText xml:space="preserve">HYPERLINK  \l  "_Toc2074384615" </w:instrText>
            <w:fldChar w:fldCharType="separate"/>
          </w:r>
          <w:r>
            <w:rPr/>
            <w:t>CU-08 Cancelar cita</w:t>
          </w:r>
          <w:r>
            <w:tab/>
            <w:fldChar w:fldCharType="begin"/>
            <w:instrText xml:space="preserve">PAGEREF _Toc2074384615 \h</w:instrText>
            <w:fldChar w:fldCharType="separate"/>
          </w:r>
          <w:r>
            <w:rPr/>
            <w:t>41</w:t>
          </w:r>
          <w:r>
            <w:fldChar w:fldCharType="end"/>
            <w:fldChar w:fldCharType="end"/>
          </w:r>
        </w:p>
        <w:p xmlns:wp14="http://schemas.microsoft.com/office/word/2010/wordml" w:rsidP="6BCAD749" w14:paraId="361A554A" wp14:textId="0657651E">
          <w:pPr>
            <w:pStyle w:val="TOC3"/>
            <w:tabs>
              <w:tab w:val="right" w:leader="dot" w:pos="9345"/>
            </w:tabs>
          </w:pPr>
          <w:r>
            <w:fldChar w:fldCharType="begin"/>
            <w:instrText xml:space="preserve">HYPERLINK  \l  "_Toc2054202670" </w:instrText>
            <w:fldChar w:fldCharType="separate"/>
          </w:r>
          <w:r>
            <w:rPr/>
            <w:t>CU-09 Gestionar historia clínica</w:t>
          </w:r>
          <w:r>
            <w:tab/>
            <w:fldChar w:fldCharType="begin"/>
            <w:instrText xml:space="preserve">PAGEREF _Toc2054202670 \h</w:instrText>
            <w:fldChar w:fldCharType="separate"/>
          </w:r>
          <w:r>
            <w:rPr/>
            <w:t>42</w:t>
          </w:r>
          <w:r>
            <w:fldChar w:fldCharType="end"/>
            <w:fldChar w:fldCharType="end"/>
          </w:r>
        </w:p>
        <w:p xmlns:wp14="http://schemas.microsoft.com/office/word/2010/wordml" w:rsidP="6BCAD749" w14:paraId="53C42860" wp14:textId="6FE56FCF">
          <w:pPr>
            <w:pStyle w:val="TOC3"/>
            <w:tabs>
              <w:tab w:val="right" w:leader="dot" w:pos="9345"/>
            </w:tabs>
          </w:pPr>
          <w:r>
            <w:fldChar w:fldCharType="begin"/>
            <w:instrText xml:space="preserve">HYPERLINK  \l  "_Toc837407719" </w:instrText>
            <w:fldChar w:fldCharType="separate"/>
          </w:r>
          <w:r>
            <w:rPr/>
            <w:t>CU-10 Gestionar planes y tratamientos</w:t>
          </w:r>
          <w:r>
            <w:tab/>
            <w:fldChar w:fldCharType="begin"/>
            <w:instrText xml:space="preserve">PAGEREF _Toc837407719 \h</w:instrText>
            <w:fldChar w:fldCharType="separate"/>
          </w:r>
          <w:r>
            <w:rPr/>
            <w:t>43</w:t>
          </w:r>
          <w:r>
            <w:fldChar w:fldCharType="end"/>
            <w:fldChar w:fldCharType="end"/>
          </w:r>
        </w:p>
        <w:p xmlns:wp14="http://schemas.microsoft.com/office/word/2010/wordml" w:rsidP="6BCAD749" w14:paraId="7CFC1650" wp14:textId="23AF1993">
          <w:pPr>
            <w:pStyle w:val="TOC3"/>
            <w:tabs>
              <w:tab w:val="right" w:leader="dot" w:pos="9345"/>
            </w:tabs>
          </w:pPr>
          <w:r>
            <w:fldChar w:fldCharType="begin"/>
            <w:instrText xml:space="preserve">HYPERLINK  \l  "_Toc344483941" </w:instrText>
            <w:fldChar w:fldCharType="separate"/>
          </w:r>
          <w:r>
            <w:rPr/>
            <w:t>CU-13 Gestionar facturación y pagos</w:t>
          </w:r>
          <w:r>
            <w:tab/>
            <w:fldChar w:fldCharType="begin"/>
            <w:instrText xml:space="preserve">PAGEREF _Toc344483941 \h</w:instrText>
            <w:fldChar w:fldCharType="separate"/>
          </w:r>
          <w:r>
            <w:rPr/>
            <w:t>44</w:t>
          </w:r>
          <w:r>
            <w:fldChar w:fldCharType="end"/>
            <w:fldChar w:fldCharType="end"/>
          </w:r>
        </w:p>
        <w:p xmlns:wp14="http://schemas.microsoft.com/office/word/2010/wordml" w:rsidP="6BCAD749" w14:paraId="6BC8FFCC" wp14:textId="085A6D0D">
          <w:pPr>
            <w:pStyle w:val="TOC3"/>
            <w:tabs>
              <w:tab w:val="right" w:leader="dot" w:pos="9345"/>
            </w:tabs>
          </w:pPr>
          <w:r>
            <w:fldChar w:fldCharType="begin"/>
            <w:instrText xml:space="preserve">HYPERLINK  \l  "_Toc1881545737" </w:instrText>
            <w:fldChar w:fldCharType="separate"/>
          </w:r>
          <w:r>
            <w:rPr/>
            <w:t>CU-14 Generar factura</w:t>
          </w:r>
          <w:r>
            <w:tab/>
            <w:fldChar w:fldCharType="begin"/>
            <w:instrText xml:space="preserve">PAGEREF _Toc1881545737 \h</w:instrText>
            <w:fldChar w:fldCharType="separate"/>
          </w:r>
          <w:r>
            <w:rPr/>
            <w:t>45</w:t>
          </w:r>
          <w:r>
            <w:fldChar w:fldCharType="end"/>
            <w:fldChar w:fldCharType="end"/>
          </w:r>
        </w:p>
        <w:p xmlns:wp14="http://schemas.microsoft.com/office/word/2010/wordml" w:rsidP="6BCAD749" w14:paraId="7FA92162" wp14:textId="7A7530F2">
          <w:pPr>
            <w:pStyle w:val="TOC3"/>
            <w:tabs>
              <w:tab w:val="right" w:leader="dot" w:pos="9345"/>
            </w:tabs>
          </w:pPr>
          <w:r>
            <w:fldChar w:fldCharType="begin"/>
            <w:instrText xml:space="preserve">HYPERLINK  \l  "_Toc297407794" </w:instrText>
            <w:fldChar w:fldCharType="separate"/>
          </w:r>
          <w:r>
            <w:rPr/>
            <w:t>CU-17 Enviar recordatorio de cita</w:t>
          </w:r>
          <w:r>
            <w:tab/>
            <w:fldChar w:fldCharType="begin"/>
            <w:instrText xml:space="preserve">PAGEREF _Toc297407794 \h</w:instrText>
            <w:fldChar w:fldCharType="separate"/>
          </w:r>
          <w:r>
            <w:rPr/>
            <w:t>45</w:t>
          </w:r>
          <w:r>
            <w:fldChar w:fldCharType="end"/>
            <w:fldChar w:fldCharType="end"/>
          </w:r>
        </w:p>
        <w:p xmlns:wp14="http://schemas.microsoft.com/office/word/2010/wordml" w:rsidP="6BCAD749" w14:paraId="1F21A0FB" wp14:textId="5EEA0841">
          <w:pPr>
            <w:pStyle w:val="TOC3"/>
            <w:tabs>
              <w:tab w:val="right" w:leader="dot" w:pos="9345"/>
            </w:tabs>
          </w:pPr>
          <w:r>
            <w:fldChar w:fldCharType="begin"/>
            <w:instrText xml:space="preserve">HYPERLINK  \l  "_Toc1429016981" </w:instrText>
            <w:fldChar w:fldCharType="separate"/>
          </w:r>
          <w:r>
            <w:rPr/>
            <w:t>CU-18 Registrar consentimiento informado</w:t>
          </w:r>
          <w:r>
            <w:tab/>
            <w:fldChar w:fldCharType="begin"/>
            <w:instrText xml:space="preserve">PAGEREF _Toc1429016981 \h</w:instrText>
            <w:fldChar w:fldCharType="separate"/>
          </w:r>
          <w:r>
            <w:rPr/>
            <w:t>46</w:t>
          </w:r>
          <w:r>
            <w:fldChar w:fldCharType="end"/>
            <w:fldChar w:fldCharType="end"/>
          </w:r>
        </w:p>
        <w:p xmlns:wp14="http://schemas.microsoft.com/office/word/2010/wordml" w:rsidP="6BCAD749" w14:paraId="5F37DBB0" wp14:textId="576C5614">
          <w:pPr>
            <w:pStyle w:val="TOC3"/>
            <w:tabs>
              <w:tab w:val="right" w:leader="dot" w:pos="9345"/>
            </w:tabs>
          </w:pPr>
          <w:r>
            <w:fldChar w:fldCharType="begin"/>
            <w:instrText xml:space="preserve">HYPERLINK  \l  "_Toc1343744248" </w:instrText>
            <w:fldChar w:fldCharType="separate"/>
          </w:r>
          <w:r>
            <w:rPr/>
            <w:t>CU-20 Registrar autorización de tratamiento de datos personales</w:t>
          </w:r>
          <w:r>
            <w:tab/>
            <w:fldChar w:fldCharType="begin"/>
            <w:instrText xml:space="preserve">PAGEREF _Toc1343744248 \h</w:instrText>
            <w:fldChar w:fldCharType="separate"/>
          </w:r>
          <w:r>
            <w:rPr/>
            <w:t>47</w:t>
          </w:r>
          <w:r>
            <w:fldChar w:fldCharType="end"/>
            <w:fldChar w:fldCharType="end"/>
          </w:r>
        </w:p>
        <w:p xmlns:wp14="http://schemas.microsoft.com/office/word/2010/wordml" w:rsidP="6BCAD749" w14:paraId="73321D51" wp14:textId="08B28AA6">
          <w:pPr>
            <w:pStyle w:val="TOC2"/>
            <w:tabs>
              <w:tab w:val="right" w:leader="dot" w:pos="9345"/>
            </w:tabs>
          </w:pPr>
          <w:r>
            <w:fldChar w:fldCharType="begin"/>
            <w:instrText xml:space="preserve">HYPERLINK  \l  "_Toc1750193837" </w:instrText>
            <w:fldChar w:fldCharType="separate"/>
          </w:r>
          <w:r>
            <w:rPr/>
            <w:t>3.8 Prototipado de Interfaz de Usuario (UI)</w:t>
          </w:r>
          <w:r>
            <w:tab/>
            <w:fldChar w:fldCharType="begin"/>
            <w:instrText xml:space="preserve">PAGEREF _Toc1750193837 \h</w:instrText>
            <w:fldChar w:fldCharType="separate"/>
          </w:r>
          <w:r>
            <w:rPr/>
            <w:t>48</w:t>
          </w:r>
          <w:r>
            <w:fldChar w:fldCharType="end"/>
            <w:fldChar w:fldCharType="end"/>
          </w:r>
        </w:p>
        <w:p xmlns:wp14="http://schemas.microsoft.com/office/word/2010/wordml" w:rsidP="6BCAD749" w14:paraId="6F5CC231" wp14:textId="3CFA29B9">
          <w:pPr>
            <w:pStyle w:val="TOC3"/>
            <w:tabs>
              <w:tab w:val="right" w:leader="dot" w:pos="9345"/>
            </w:tabs>
          </w:pPr>
          <w:r>
            <w:fldChar w:fldCharType="begin"/>
            <w:instrText xml:space="preserve">HYPERLINK  \l  "_Toc1458461849" </w:instrText>
            <w:fldChar w:fldCharType="separate"/>
          </w:r>
          <w:r>
            <w:rPr/>
            <w:t>3.8.1 Justificación del Diseño Visual de los Prototipos</w:t>
          </w:r>
          <w:r>
            <w:tab/>
            <w:fldChar w:fldCharType="begin"/>
            <w:instrText xml:space="preserve">PAGEREF _Toc1458461849 \h</w:instrText>
            <w:fldChar w:fldCharType="separate"/>
          </w:r>
          <w:r>
            <w:rPr/>
            <w:t>56</w:t>
          </w:r>
          <w:r>
            <w:fldChar w:fldCharType="end"/>
            <w:fldChar w:fldCharType="end"/>
          </w:r>
        </w:p>
        <w:p xmlns:wp14="http://schemas.microsoft.com/office/word/2010/wordml" w:rsidP="6BCAD749" w14:paraId="488B3569" wp14:textId="1346D99A">
          <w:pPr>
            <w:pStyle w:val="TOC1"/>
            <w:tabs>
              <w:tab w:val="right" w:leader="dot" w:pos="9345"/>
            </w:tabs>
          </w:pPr>
          <w:r>
            <w:fldChar w:fldCharType="begin"/>
            <w:instrText xml:space="preserve">HYPERLINK  \l  "_Toc590613786" </w:instrText>
            <w:fldChar w:fldCharType="separate"/>
          </w:r>
          <w:r>
            <w:rPr/>
            <w:t>Capítulo 4. Diseño y Arquitectura del Sistema</w:t>
          </w:r>
          <w:r>
            <w:tab/>
            <w:fldChar w:fldCharType="begin"/>
            <w:instrText xml:space="preserve">PAGEREF _Toc590613786 \h</w:instrText>
            <w:fldChar w:fldCharType="separate"/>
          </w:r>
          <w:r>
            <w:rPr/>
            <w:t>59</w:t>
          </w:r>
          <w:r>
            <w:fldChar w:fldCharType="end"/>
            <w:fldChar w:fldCharType="end"/>
          </w:r>
        </w:p>
        <w:p xmlns:wp14="http://schemas.microsoft.com/office/word/2010/wordml" w:rsidP="6BCAD749" w14:paraId="13CA7392" wp14:textId="5D51FA8B">
          <w:pPr>
            <w:pStyle w:val="TOC2"/>
            <w:tabs>
              <w:tab w:val="right" w:leader="dot" w:pos="9345"/>
            </w:tabs>
          </w:pPr>
          <w:r>
            <w:fldChar w:fldCharType="begin"/>
            <w:instrText xml:space="preserve">HYPERLINK  \l  "_Toc377004041" </w:instrText>
            <w:fldChar w:fldCharType="separate"/>
          </w:r>
          <w:r>
            <w:rPr/>
            <w:t>4.1 Arquitectura de Software</w:t>
          </w:r>
          <w:r>
            <w:tab/>
            <w:fldChar w:fldCharType="begin"/>
            <w:instrText xml:space="preserve">PAGEREF _Toc377004041 \h</w:instrText>
            <w:fldChar w:fldCharType="separate"/>
          </w:r>
          <w:r>
            <w:rPr/>
            <w:t>60</w:t>
          </w:r>
          <w:r>
            <w:fldChar w:fldCharType="end"/>
            <w:fldChar w:fldCharType="end"/>
          </w:r>
        </w:p>
        <w:p xmlns:wp14="http://schemas.microsoft.com/office/word/2010/wordml" w:rsidP="6BCAD749" w14:paraId="1976E4A9" wp14:textId="34D5C5FF">
          <w:pPr>
            <w:pStyle w:val="TOC2"/>
            <w:tabs>
              <w:tab w:val="right" w:leader="dot" w:pos="9345"/>
            </w:tabs>
          </w:pPr>
          <w:r>
            <w:fldChar w:fldCharType="begin"/>
            <w:instrText xml:space="preserve">HYPERLINK  \l  "_Toc611120885" </w:instrText>
            <w:fldChar w:fldCharType="separate"/>
          </w:r>
          <w:r>
            <w:rPr/>
            <w:t>4.2 Diagramas de Robustez (Análisis Preliminar ICONIX)</w:t>
          </w:r>
          <w:r>
            <w:tab/>
            <w:fldChar w:fldCharType="begin"/>
            <w:instrText xml:space="preserve">PAGEREF _Toc611120885 \h</w:instrText>
            <w:fldChar w:fldCharType="separate"/>
          </w:r>
          <w:r>
            <w:rPr/>
            <w:t>61</w:t>
          </w:r>
          <w:r>
            <w:fldChar w:fldCharType="end"/>
            <w:fldChar w:fldCharType="end"/>
          </w:r>
        </w:p>
        <w:p xmlns:wp14="http://schemas.microsoft.com/office/word/2010/wordml" w:rsidP="6BCAD749" w14:paraId="44374788" wp14:textId="63EDCBC8">
          <w:pPr>
            <w:pStyle w:val="TOC2"/>
            <w:tabs>
              <w:tab w:val="right" w:leader="dot" w:pos="9345"/>
            </w:tabs>
          </w:pPr>
          <w:r>
            <w:fldChar w:fldCharType="begin"/>
            <w:instrText xml:space="preserve">HYPERLINK  \l  "_Toc501635621" </w:instrText>
            <w:fldChar w:fldCharType="separate"/>
          </w:r>
          <w:r>
            <w:rPr/>
            <w:t>4.3 Diagramas de Secuencia (Diseño Detallado ICONIX)</w:t>
          </w:r>
          <w:r>
            <w:tab/>
            <w:fldChar w:fldCharType="begin"/>
            <w:instrText xml:space="preserve">PAGEREF _Toc501635621 \h</w:instrText>
            <w:fldChar w:fldCharType="separate"/>
          </w:r>
          <w:r>
            <w:rPr/>
            <w:t>71</w:t>
          </w:r>
          <w:r>
            <w:fldChar w:fldCharType="end"/>
            <w:fldChar w:fldCharType="end"/>
          </w:r>
        </w:p>
        <w:p xmlns:wp14="http://schemas.microsoft.com/office/word/2010/wordml" w:rsidP="6BCAD749" w14:paraId="4F5A89CF" wp14:textId="4BB7881C">
          <w:pPr>
            <w:pStyle w:val="TOC2"/>
            <w:tabs>
              <w:tab w:val="right" w:leader="dot" w:pos="9345"/>
            </w:tabs>
          </w:pPr>
          <w:r>
            <w:fldChar w:fldCharType="begin"/>
            <w:instrText xml:space="preserve">HYPERLINK  \l  "_Toc1222889839" </w:instrText>
            <w:fldChar w:fldCharType="separate"/>
          </w:r>
          <w:r>
            <w:rPr/>
            <w:t>4.4 Diagrama de Clases del Sistema</w:t>
          </w:r>
          <w:r>
            <w:tab/>
            <w:fldChar w:fldCharType="begin"/>
            <w:instrText xml:space="preserve">PAGEREF _Toc1222889839 \h</w:instrText>
            <w:fldChar w:fldCharType="separate"/>
          </w:r>
          <w:r>
            <w:rPr/>
            <w:t>81</w:t>
          </w:r>
          <w:r>
            <w:fldChar w:fldCharType="end"/>
            <w:fldChar w:fldCharType="end"/>
          </w:r>
        </w:p>
        <w:p xmlns:wp14="http://schemas.microsoft.com/office/word/2010/wordml" w:rsidP="6BCAD749" w14:paraId="2A8AECA1" wp14:textId="0B45C6DB">
          <w:pPr>
            <w:pStyle w:val="TOC1"/>
            <w:tabs>
              <w:tab w:val="right" w:leader="dot" w:pos="9345"/>
            </w:tabs>
          </w:pPr>
          <w:r>
            <w:fldChar w:fldCharType="begin"/>
            <w:instrText xml:space="preserve">HYPERLINK  \l  "_Toc314574854" </w:instrText>
            <w:fldChar w:fldCharType="separate"/>
          </w:r>
          <w:r>
            <w:rPr/>
            <w:t>Capítulo 5. Diseño e Implementación de la Base de Datos</w:t>
          </w:r>
          <w:r>
            <w:tab/>
            <w:fldChar w:fldCharType="begin"/>
            <w:instrText xml:space="preserve">PAGEREF _Toc314574854 \h</w:instrText>
            <w:fldChar w:fldCharType="separate"/>
          </w:r>
          <w:r>
            <w:rPr/>
            <w:t>88</w:t>
          </w:r>
          <w:r>
            <w:fldChar w:fldCharType="end"/>
            <w:fldChar w:fldCharType="end"/>
          </w:r>
        </w:p>
        <w:p xmlns:wp14="http://schemas.microsoft.com/office/word/2010/wordml" w:rsidP="6BCAD749" w14:paraId="79246AB4" wp14:textId="2B962C15">
          <w:pPr>
            <w:pStyle w:val="TOC2"/>
            <w:tabs>
              <w:tab w:val="right" w:leader="dot" w:pos="9345"/>
            </w:tabs>
          </w:pPr>
          <w:r>
            <w:fldChar w:fldCharType="begin"/>
            <w:instrText xml:space="preserve">HYPERLINK  \l  "_Toc1976627467" </w:instrText>
            <w:fldChar w:fldCharType="separate"/>
          </w:r>
          <w:r>
            <w:rPr/>
            <w:t>5.1 Modelo Entidad-Relación (MER)</w:t>
          </w:r>
          <w:r>
            <w:tab/>
            <w:fldChar w:fldCharType="begin"/>
            <w:instrText xml:space="preserve">PAGEREF _Toc1976627467 \h</w:instrText>
            <w:fldChar w:fldCharType="separate"/>
          </w:r>
          <w:r>
            <w:rPr/>
            <w:t>88</w:t>
          </w:r>
          <w:r>
            <w:fldChar w:fldCharType="end"/>
            <w:fldChar w:fldCharType="end"/>
          </w:r>
        </w:p>
        <w:p xmlns:wp14="http://schemas.microsoft.com/office/word/2010/wordml" w:rsidP="6BCAD749" w14:paraId="621B0594" wp14:textId="556EBE4D">
          <w:pPr>
            <w:pStyle w:val="TOC2"/>
            <w:tabs>
              <w:tab w:val="right" w:leader="dot" w:pos="9345"/>
            </w:tabs>
          </w:pPr>
          <w:r>
            <w:fldChar w:fldCharType="begin"/>
            <w:instrText xml:space="preserve">HYPERLINK  \l  "_Toc1523556063" </w:instrText>
            <w:fldChar w:fldCharType="separate"/>
          </w:r>
          <w:r>
            <w:rPr/>
            <w:t>5.2 Modelo Relacional / Esquemático</w:t>
          </w:r>
          <w:r>
            <w:tab/>
            <w:fldChar w:fldCharType="begin"/>
            <w:instrText xml:space="preserve">PAGEREF _Toc1523556063 \h</w:instrText>
            <w:fldChar w:fldCharType="separate"/>
          </w:r>
          <w:r>
            <w:rPr/>
            <w:t>89</w:t>
          </w:r>
          <w:r>
            <w:fldChar w:fldCharType="end"/>
            <w:fldChar w:fldCharType="end"/>
          </w:r>
        </w:p>
        <w:p xmlns:wp14="http://schemas.microsoft.com/office/word/2010/wordml" w:rsidP="6BCAD749" w14:paraId="736FF20A" wp14:textId="7CEAB498">
          <w:pPr>
            <w:pStyle w:val="TOC2"/>
            <w:tabs>
              <w:tab w:val="right" w:leader="dot" w:pos="9345"/>
            </w:tabs>
          </w:pPr>
          <w:r>
            <w:fldChar w:fldCharType="begin"/>
            <w:instrText xml:space="preserve">HYPERLINK  \l  "_Toc1941840669" </w:instrText>
            <w:fldChar w:fldCharType="separate"/>
          </w:r>
          <w:r>
            <w:rPr/>
            <w:t>5.3 Diccionario de Datos</w:t>
          </w:r>
          <w:r>
            <w:tab/>
            <w:fldChar w:fldCharType="begin"/>
            <w:instrText xml:space="preserve">PAGEREF _Toc1941840669 \h</w:instrText>
            <w:fldChar w:fldCharType="separate"/>
          </w:r>
          <w:r>
            <w:rPr/>
            <w:t>94</w:t>
          </w:r>
          <w:r>
            <w:fldChar w:fldCharType="end"/>
            <w:fldChar w:fldCharType="end"/>
          </w:r>
        </w:p>
        <w:p xmlns:wp14="http://schemas.microsoft.com/office/word/2010/wordml" w:rsidP="6BCAD749" w14:paraId="4FFAC402" wp14:textId="4537E44F">
          <w:pPr>
            <w:pStyle w:val="TOC2"/>
            <w:tabs>
              <w:tab w:val="right" w:leader="dot" w:pos="9345"/>
            </w:tabs>
          </w:pPr>
          <w:r>
            <w:fldChar w:fldCharType="begin"/>
            <w:instrText xml:space="preserve">HYPERLINK  \l  "_Toc2003702680" </w:instrText>
            <w:fldChar w:fldCharType="separate"/>
          </w:r>
          <w:r>
            <w:rPr/>
            <w:t>5.4 Seguridad e Integridad de Datos Clínicos</w:t>
          </w:r>
          <w:r>
            <w:tab/>
            <w:fldChar w:fldCharType="begin"/>
            <w:instrText xml:space="preserve">PAGEREF _Toc2003702680 \h</w:instrText>
            <w:fldChar w:fldCharType="separate"/>
          </w:r>
          <w:r>
            <w:rPr/>
            <w:t>96</w:t>
          </w:r>
          <w:r>
            <w:fldChar w:fldCharType="end"/>
            <w:fldChar w:fldCharType="end"/>
          </w:r>
        </w:p>
        <w:p xmlns:wp14="http://schemas.microsoft.com/office/word/2010/wordml" w:rsidP="6BCAD749" w14:paraId="504492A7" wp14:textId="71836A59">
          <w:pPr>
            <w:pStyle w:val="TOC1"/>
            <w:tabs>
              <w:tab w:val="right" w:leader="dot" w:pos="9345"/>
            </w:tabs>
          </w:pPr>
          <w:r>
            <w:fldChar w:fldCharType="begin"/>
            <w:instrText xml:space="preserve">HYPERLINK  \l  "_Toc747721139" </w:instrText>
            <w:fldChar w:fldCharType="separate"/>
          </w:r>
          <w:r>
            <w:rPr/>
            <w:t>Capítulo 6. Construcción e Implementación Incremental</w:t>
          </w:r>
          <w:r>
            <w:tab/>
            <w:fldChar w:fldCharType="begin"/>
            <w:instrText xml:space="preserve">PAGEREF _Toc747721139 \h</w:instrText>
            <w:fldChar w:fldCharType="separate"/>
          </w:r>
          <w:r>
            <w:rPr/>
            <w:t>97</w:t>
          </w:r>
          <w:r>
            <w:fldChar w:fldCharType="end"/>
            <w:fldChar w:fldCharType="end"/>
          </w:r>
        </w:p>
        <w:p xmlns:wp14="http://schemas.microsoft.com/office/word/2010/wordml" w:rsidP="6BCAD749" w14:paraId="31A142FA" wp14:textId="4EFE6EC3">
          <w:pPr>
            <w:pStyle w:val="TOC2"/>
            <w:tabs>
              <w:tab w:val="right" w:leader="dot" w:pos="9345"/>
            </w:tabs>
          </w:pPr>
          <w:r>
            <w:fldChar w:fldCharType="begin"/>
            <w:instrText xml:space="preserve">HYPERLINK  \l  "_Toc1866236183" </w:instrText>
            <w:fldChar w:fldCharType="separate"/>
          </w:r>
          <w:r>
            <w:rPr/>
            <w:t>6.1 Criterios de Selección del Stack Tecnológico</w:t>
          </w:r>
          <w:r>
            <w:tab/>
            <w:fldChar w:fldCharType="begin"/>
            <w:instrText xml:space="preserve">PAGEREF _Toc1866236183 \h</w:instrText>
            <w:fldChar w:fldCharType="separate"/>
          </w:r>
          <w:r>
            <w:rPr/>
            <w:t>98</w:t>
          </w:r>
          <w:r>
            <w:fldChar w:fldCharType="end"/>
            <w:fldChar w:fldCharType="end"/>
          </w:r>
        </w:p>
        <w:p xmlns:wp14="http://schemas.microsoft.com/office/word/2010/wordml" w:rsidP="6BCAD749" w14:paraId="07330D4F" wp14:textId="59953C8D">
          <w:pPr>
            <w:pStyle w:val="TOC2"/>
            <w:tabs>
              <w:tab w:val="right" w:leader="dot" w:pos="9345"/>
            </w:tabs>
          </w:pPr>
          <w:r>
            <w:fldChar w:fldCharType="begin"/>
            <w:instrText xml:space="preserve">HYPERLINK  \l  "_Toc1139055599" </w:instrText>
            <w:fldChar w:fldCharType="separate"/>
          </w:r>
          <w:r>
            <w:rPr/>
            <w:t>6.2 Desarrollo de Módulos e Integración del Sistema</w:t>
          </w:r>
          <w:r>
            <w:tab/>
            <w:fldChar w:fldCharType="begin"/>
            <w:instrText xml:space="preserve">PAGEREF _Toc1139055599 \h</w:instrText>
            <w:fldChar w:fldCharType="separate"/>
          </w:r>
          <w:r>
            <w:rPr/>
            <w:t>98</w:t>
          </w:r>
          <w:r>
            <w:fldChar w:fldCharType="end"/>
            <w:fldChar w:fldCharType="end"/>
          </w:r>
        </w:p>
        <w:p xmlns:wp14="http://schemas.microsoft.com/office/word/2010/wordml" w:rsidP="6BCAD749" w14:paraId="73CCA60D" wp14:textId="462AA095">
          <w:pPr>
            <w:pStyle w:val="TOC1"/>
            <w:tabs>
              <w:tab w:val="right" w:leader="dot" w:pos="9345"/>
            </w:tabs>
          </w:pPr>
          <w:r>
            <w:fldChar w:fldCharType="begin"/>
            <w:instrText xml:space="preserve">HYPERLINK  \l  "_Toc1707148684" </w:instrText>
            <w:fldChar w:fldCharType="separate"/>
          </w:r>
          <w:r>
            <w:rPr/>
            <w:t>Referencias</w:t>
          </w:r>
          <w:r>
            <w:tab/>
            <w:fldChar w:fldCharType="begin"/>
            <w:instrText xml:space="preserve">PAGEREF _Toc1707148684 \h</w:instrText>
            <w:fldChar w:fldCharType="separate"/>
          </w:r>
          <w:r>
            <w:rPr/>
            <w:t>99</w:t>
          </w:r>
          <w:r>
            <w:fldChar w:fldCharType="end"/>
            <w:fldChar w:fldCharType="end"/>
          </w:r>
        </w:p>
        <w:p xmlns:wp14="http://schemas.microsoft.com/office/word/2010/wordml" w:rsidP="6BCAD749" w14:paraId="0238A2A8" wp14:textId="64F8D3E8">
          <w:pPr>
            <w:pStyle w:val="TOC1"/>
            <w:tabs>
              <w:tab w:val="right" w:leader="dot" w:pos="9345"/>
            </w:tabs>
          </w:pPr>
          <w:r>
            <w:fldChar w:fldCharType="begin"/>
            <w:instrText xml:space="preserve">HYPERLINK  \l  "_Toc639335209" </w:instrText>
            <w:fldChar w:fldCharType="separate"/>
          </w:r>
          <w:r>
            <w:rPr/>
            <w:t>Anexos</w:t>
          </w:r>
          <w:r>
            <w:tab/>
            <w:fldChar w:fldCharType="begin"/>
            <w:instrText xml:space="preserve">PAGEREF _Toc639335209 \h</w:instrText>
            <w:fldChar w:fldCharType="separate"/>
          </w:r>
          <w:r>
            <w:rPr/>
            <w:t>104</w:t>
          </w:r>
          <w:r>
            <w:fldChar w:fldCharType="end"/>
            <w:fldChar w:fldCharType="end"/>
          </w:r>
        </w:p>
        <w:p w:rsidR="6BCAD749" w:rsidP="6BCAD749" w:rsidRDefault="6BCAD749" w14:paraId="46CA3374" w14:textId="1BBC2463">
          <w:pPr>
            <w:pStyle w:val="TOC2"/>
            <w:tabs>
              <w:tab w:val="right" w:leader="dot" w:pos="9345"/>
            </w:tabs>
          </w:pPr>
          <w:r>
            <w:fldChar w:fldCharType="begin"/>
            <w:instrText xml:space="preserve">HYPERLINK  \l  "_Toc2015290532" </w:instrText>
            <w:fldChar w:fldCharType="separate"/>
          </w:r>
          <w:r>
            <w:rPr/>
            <w:t>Anexo A. Diagramas de robustez de los casos de uso de prioridad media</w:t>
          </w:r>
          <w:r>
            <w:tab/>
            <w:fldChar w:fldCharType="begin"/>
            <w:instrText xml:space="preserve">PAGEREF _Toc2015290532 \h</w:instrText>
            <w:fldChar w:fldCharType="separate"/>
          </w:r>
          <w:r>
            <w:rPr/>
            <w:t>105</w:t>
          </w:r>
          <w:r>
            <w:fldChar w:fldCharType="end"/>
            <w:fldChar w:fldCharType="end"/>
          </w:r>
        </w:p>
        <w:p w:rsidR="6BCAD749" w:rsidP="6BCAD749" w:rsidRDefault="6BCAD749" w14:paraId="3DACE314" w14:textId="432E2FF0">
          <w:pPr>
            <w:pStyle w:val="TOC2"/>
            <w:tabs>
              <w:tab w:val="right" w:leader="dot" w:pos="9345"/>
            </w:tabs>
          </w:pPr>
          <w:r>
            <w:fldChar w:fldCharType="begin"/>
            <w:instrText xml:space="preserve">HYPERLINK  \l  "_Toc1273949613" </w:instrText>
            <w:fldChar w:fldCharType="separate"/>
          </w:r>
          <w:r>
            <w:rPr/>
            <w:t>Anexo B. Diccionario de datos</w:t>
          </w:r>
          <w:r>
            <w:tab/>
            <w:fldChar w:fldCharType="begin"/>
            <w:instrText xml:space="preserve">PAGEREF _Toc1273949613 \h</w:instrText>
            <w:fldChar w:fldCharType="separate"/>
          </w:r>
          <w:r>
            <w:rPr/>
            <w:t>109</w:t>
          </w:r>
          <w:r>
            <w:fldChar w:fldCharType="end"/>
            <w:fldChar w:fldCharType="end"/>
          </w:r>
        </w:p>
        <w:p xmlns:wp14="http://schemas.microsoft.com/office/word/2010/wordml" w:rsidP="6BCAD749" w14:paraId="2CF6CA5A" wp14:textId="5D467507">
          <w:pPr>
            <w:pStyle w:val="TOC2"/>
            <w:tabs>
              <w:tab w:val="clear" w:pos="708"/>
              <w:tab w:val="right" w:leader="dot" w:pos="9359"/>
            </w:tabs>
            <w:rPr>
              <w:rStyle w:val="Enlacedelndice"/>
            </w:rPr>
          </w:pPr>
          <w:r>
            <w:rPr>
              <w:rStyle w:val="Enlacedelndice"/>
            </w:rPr>
            <w:fldChar w:fldCharType="end"/>
          </w:r>
        </w:p>
      </w:sdtContent>
    </w:sdt>
    <w:p xmlns:wp14="http://schemas.microsoft.com/office/word/2010/wordml" w14:paraId="0E27B00A" wp14:textId="77777777">
      <w:pPr>
        <w:pStyle w:val="Normal"/>
        <w:ind w:hanging="0"/>
        <w:rPr>
          <w:rFonts w:ascii="Times New Roman" w:hAnsi="Times New Roman" w:eastAsia="Times New Roman"/>
          <w:sz w:val="24"/>
          <w:szCs w:val="24"/>
        </w:rPr>
      </w:pPr>
      <w:r>
        <w:rPr>
          <w:rFonts w:eastAsia="Times New Roman"/>
          <w:sz w:val="24"/>
          <w:szCs w:val="24"/>
        </w:rPr>
      </w:r>
    </w:p>
    <w:p xmlns:wp14="http://schemas.microsoft.com/office/word/2010/wordml" w14:paraId="60061E4C" wp14:textId="77777777">
      <w:pPr>
        <w:pStyle w:val="TOC1"/>
        <w:tabs>
          <w:tab w:val="clear" w:pos="708"/>
          <w:tab w:val="left" w:leader="none" w:pos="5803"/>
        </w:tabs>
        <w:jc w:val="center"/>
        <w:rPr>
          <w:rFonts w:ascii="Times New Roman" w:hAnsi="Times New Roman" w:eastAsia="Times New Roman"/>
          <w:caps w:val="false"/>
          <w:smallCaps w:val="false"/>
          <w:sz w:val="24"/>
          <w:szCs w:val="24"/>
        </w:rPr>
      </w:pPr>
      <w:r>
        <w:rPr>
          <w:rFonts w:eastAsia="Times New Roman"/>
          <w:caps w:val="false"/>
          <w:smallCaps w:val="false"/>
          <w:sz w:val="24"/>
          <w:szCs w:val="24"/>
        </w:rPr>
      </w:r>
    </w:p>
    <w:p xmlns:wp14="http://schemas.microsoft.com/office/word/2010/wordml" w14:paraId="44EAFD9C" wp14:textId="77777777">
      <w:pPr>
        <w:pStyle w:val="TOC1"/>
        <w:tabs>
          <w:tab w:val="clear" w:pos="708"/>
          <w:tab w:val="left" w:leader="none" w:pos="5803"/>
        </w:tabs>
        <w:spacing w:before="0" w:after="0"/>
        <w:jc w:val="center"/>
        <w:rPr>
          <w:rFonts w:ascii="Times New Roman" w:hAnsi="Times New Roman"/>
          <w:sz w:val="24"/>
          <w:szCs w:val="24"/>
        </w:rPr>
      </w:pPr>
      <w:r>
        <w:rPr>
          <w:sz w:val="24"/>
          <w:szCs w:val="24"/>
        </w:rPr>
      </w:r>
      <w:r>
        <w:br w:type="page"/>
      </w:r>
    </w:p>
    <w:p xmlns:wp14="http://schemas.microsoft.com/office/word/2010/wordml" w:rsidP="6D6A8635" w14:paraId="5BE21050" wp14:textId="77777777">
      <w:pPr>
        <w:pStyle w:val="TOC1"/>
        <w:tabs>
          <w:tab w:val="clear" w:pos="708"/>
          <w:tab w:val="left" w:leader="none" w:pos="5803"/>
        </w:tabs>
        <w:spacing w:before="0" w:after="0"/>
        <w:jc w:val="center"/>
        <w:rPr>
          <w:rStyle w:val="BookTitle"/>
          <w:rFonts w:ascii="Times New Roman" w:hAnsi="Times New Roman" w:eastAsia="Times New Roman" w:cs="Times New Roman"/>
          <w:caps w:val="0"/>
          <w:smallCaps w:val="0"/>
          <w:sz w:val="24"/>
          <w:szCs w:val="24"/>
        </w:rPr>
      </w:pPr>
      <w:bookmarkStart w:name="_Toc253862388" w:id="159113756"/>
      <w:r>
        <w:rPr>
          <w:rStyle w:val="BookTitle"/>
          <w:rFonts w:ascii="Times New Roman" w:hAnsi="Times New Roman" w:eastAsia="Times New Roman" w:cs="Times New Roman"/>
          <w:caps w:val="0"/>
          <w:smallCaps w:val="0"/>
          <w:spacing w:val="0"/>
          <w:sz w:val="24"/>
          <w:szCs w:val="24"/>
        </w:rPr>
        <w:t>Lista de Tablas</w:t>
      </w:r>
    </w:p>
    <w:p xmlns:wp14="http://schemas.microsoft.com/office/word/2010/wordml" w14:paraId="0F7E113A" wp14:textId="77777777">
      <w:pPr>
        <w:pStyle w:val="TableofFigures"/>
        <w:tabs>
          <w:tab w:val="clear" w:pos="708"/>
          <w:tab w:val="right" w:leader="dot" w:pos="9350"/>
        </w:tabs>
        <w:rPr/>
      </w:pPr>
      <w:r>
        <w:rPr>
          <w:rFonts w:eastAsia="Times New Roman"/>
          <w:sz w:val="24"/>
          <w:szCs w:val="24"/>
        </w:rPr>
        <w:t>Tabla 1 Reglas operativas del consultorio</w:t>
      </w:r>
      <w:r>
        <w:rPr>
          <w:sz w:val="24"/>
          <w:szCs w:val="24"/>
        </w:rPr>
        <w:tab/>
      </w:r>
      <w:r>
        <w:rPr>
          <w:rFonts w:eastAsia="Times New Roman"/>
          <w:sz w:val="24"/>
          <w:szCs w:val="24"/>
        </w:rPr>
        <w:t>25</w:t>
      </w:r>
    </w:p>
    <w:p xmlns:wp14="http://schemas.microsoft.com/office/word/2010/wordml" w14:paraId="6D07C478" wp14:textId="77777777">
      <w:pPr>
        <w:pStyle w:val="TableofFigures"/>
        <w:tabs>
          <w:tab w:val="clear" w:pos="708"/>
          <w:tab w:val="right" w:leader="dot" w:pos="9350"/>
        </w:tabs>
        <w:rPr/>
      </w:pPr>
      <w:r>
        <w:rPr>
          <w:rFonts w:eastAsia="Times New Roman"/>
          <w:sz w:val="24"/>
          <w:szCs w:val="24"/>
        </w:rPr>
        <w:t>Tabla 2 Requerimientos funcionales</w:t>
      </w:r>
      <w:r>
        <w:rPr>
          <w:sz w:val="24"/>
          <w:szCs w:val="24"/>
        </w:rPr>
        <w:tab/>
      </w:r>
      <w:r>
        <w:rPr>
          <w:rFonts w:eastAsia="Times New Roman"/>
          <w:sz w:val="24"/>
          <w:szCs w:val="24"/>
        </w:rPr>
        <w:t>27</w:t>
      </w:r>
    </w:p>
    <w:p xmlns:wp14="http://schemas.microsoft.com/office/word/2010/wordml" w14:paraId="5724385E" wp14:textId="77777777">
      <w:pPr>
        <w:pStyle w:val="TableofFigures"/>
        <w:tabs>
          <w:tab w:val="clear" w:pos="708"/>
          <w:tab w:val="right" w:leader="dot" w:pos="9350"/>
        </w:tabs>
        <w:rPr/>
      </w:pPr>
      <w:r>
        <w:rPr>
          <w:rFonts w:eastAsia="Times New Roman"/>
          <w:sz w:val="24"/>
          <w:szCs w:val="24"/>
        </w:rPr>
        <w:t>Tabla 3 Requerimientos no funcionales</w:t>
      </w:r>
      <w:r>
        <w:rPr>
          <w:sz w:val="24"/>
          <w:szCs w:val="24"/>
        </w:rPr>
        <w:tab/>
      </w:r>
      <w:r>
        <w:rPr>
          <w:rFonts w:eastAsia="Times New Roman"/>
          <w:sz w:val="24"/>
          <w:szCs w:val="24"/>
        </w:rPr>
        <w:t>30</w:t>
      </w:r>
    </w:p>
    <w:p xmlns:wp14="http://schemas.microsoft.com/office/word/2010/wordml" w14:paraId="2C22CE2A" wp14:textId="77777777">
      <w:pPr>
        <w:pStyle w:val="TableofFigures"/>
        <w:tabs>
          <w:tab w:val="clear" w:pos="708"/>
          <w:tab w:val="right" w:leader="dot" w:pos="9350"/>
        </w:tabs>
        <w:rPr/>
      </w:pPr>
      <w:r>
        <w:rPr>
          <w:rFonts w:eastAsia="Times New Roman"/>
          <w:sz w:val="24"/>
          <w:szCs w:val="24"/>
        </w:rPr>
        <w:t>Tabla 4 Casos de uso del sistema web RAVE</w:t>
      </w:r>
      <w:r>
        <w:rPr>
          <w:sz w:val="24"/>
          <w:szCs w:val="24"/>
        </w:rPr>
        <w:tab/>
      </w:r>
      <w:r>
        <w:rPr>
          <w:rFonts w:eastAsia="Times New Roman"/>
          <w:sz w:val="24"/>
          <w:szCs w:val="24"/>
        </w:rPr>
        <w:t>35</w:t>
      </w:r>
    </w:p>
    <w:p xmlns:wp14="http://schemas.microsoft.com/office/word/2010/wordml" w14:paraId="7E4E8F7E" wp14:textId="77777777">
      <w:pPr>
        <w:pStyle w:val="TableofFigures"/>
        <w:tabs>
          <w:tab w:val="clear" w:pos="708"/>
          <w:tab w:val="right" w:leader="dot" w:pos="9350"/>
        </w:tabs>
        <w:rPr/>
      </w:pPr>
      <w:r>
        <w:rPr>
          <w:rFonts w:eastAsia="Times New Roman"/>
          <w:sz w:val="24"/>
          <w:szCs w:val="24"/>
        </w:rPr>
        <w:t>Tabla 5 Heurísticas de usabilidad aplicadas en el diseño de la interfaz</w:t>
      </w:r>
      <w:r>
        <w:rPr>
          <w:sz w:val="24"/>
          <w:szCs w:val="24"/>
        </w:rPr>
        <w:tab/>
      </w:r>
      <w:r>
        <w:rPr>
          <w:rFonts w:eastAsia="Times New Roman"/>
          <w:sz w:val="24"/>
          <w:szCs w:val="24"/>
        </w:rPr>
        <w:t>56</w:t>
      </w:r>
    </w:p>
    <w:p xmlns:wp14="http://schemas.microsoft.com/office/word/2010/wordml" w14:paraId="0501E593" wp14:textId="77777777">
      <w:pPr>
        <w:pStyle w:val="TableofFigures"/>
        <w:tabs>
          <w:tab w:val="clear" w:pos="708"/>
          <w:tab w:val="right" w:leader="dot" w:pos="9350"/>
        </w:tabs>
        <w:rPr/>
      </w:pPr>
      <w:r>
        <w:rPr>
          <w:rFonts w:eastAsia="Times New Roman"/>
          <w:sz w:val="24"/>
          <w:szCs w:val="24"/>
        </w:rPr>
        <w:t>Tabla 6 Resumen del diccionario de datos</w:t>
      </w:r>
      <w:r>
        <w:rPr>
          <w:sz w:val="24"/>
          <w:szCs w:val="24"/>
        </w:rPr>
        <w:tab/>
      </w:r>
      <w:r>
        <w:rPr>
          <w:rFonts w:eastAsia="Times New Roman"/>
          <w:sz w:val="24"/>
          <w:szCs w:val="24"/>
        </w:rPr>
        <w:t>92</w:t>
      </w:r>
    </w:p>
    <w:p xmlns:wp14="http://schemas.microsoft.com/office/word/2010/wordml" w14:paraId="064132FB" wp14:textId="7E7E379D">
      <w:pPr>
        <w:pStyle w:val="TableofFigures"/>
        <w:tabs>
          <w:tab w:val="clear" w:pos="708"/>
          <w:tab w:val="right" w:leader="dot" w:pos="9350"/>
        </w:tabs>
      </w:pPr>
      <w:r>
        <w:rPr>
          <w:rFonts w:eastAsia="Times New Roman"/>
          <w:sz w:val="24"/>
          <w:szCs w:val="24"/>
        </w:rPr>
        <w:t xml:space="preserve">Tabla B.1 Diccionario de datos - seguridad y configuración</w:t>
      </w:r>
      <w:r>
        <w:tab/>
      </w:r>
      <w:r>
        <w:rPr>
          <w:rFonts w:eastAsia="Times New Roman"/>
          <w:sz w:val="24"/>
          <w:szCs w:val="24"/>
        </w:rPr>
        <w:t>107</w:t>
      </w:r>
    </w:p>
    <w:p xmlns:wp14="http://schemas.microsoft.com/office/word/2010/wordml" w14:paraId="7DD3AA1D" wp14:textId="4E39E835">
      <w:pPr>
        <w:pStyle w:val="TableofFigures"/>
        <w:tabs>
          <w:tab w:val="clear" w:pos="708"/>
          <w:tab w:val="right" w:leader="dot" w:pos="9350"/>
        </w:tabs>
      </w:pPr>
      <w:r>
        <w:rPr>
          <w:rFonts w:eastAsia="Times New Roman"/>
          <w:sz w:val="24"/>
          <w:szCs w:val="24"/>
        </w:rPr>
        <w:t xml:space="preserve">Tabla B.2 Diccionario de datos - pacientes</w:t>
      </w:r>
      <w:r>
        <w:tab/>
      </w:r>
      <w:r>
        <w:rPr>
          <w:rFonts w:eastAsia="Times New Roman"/>
          <w:sz w:val="24"/>
          <w:szCs w:val="24"/>
        </w:rPr>
        <w:t>108</w:t>
      </w:r>
    </w:p>
    <w:p xmlns:wp14="http://schemas.microsoft.com/office/word/2010/wordml" w14:paraId="72EDF77D" wp14:textId="608544FE">
      <w:pPr>
        <w:pStyle w:val="TableofFigures"/>
        <w:tabs>
          <w:tab w:val="clear" w:pos="708"/>
          <w:tab w:val="right" w:leader="dot" w:pos="9350"/>
        </w:tabs>
      </w:pPr>
      <w:r>
        <w:rPr>
          <w:rFonts w:eastAsia="Times New Roman"/>
          <w:sz w:val="24"/>
          <w:szCs w:val="24"/>
        </w:rPr>
        <w:t xml:space="preserve">Tabla B.3 Diccionario de datos - historia clínica</w:t>
      </w:r>
      <w:r>
        <w:tab/>
      </w:r>
      <w:r>
        <w:rPr>
          <w:rFonts w:eastAsia="Times New Roman"/>
          <w:sz w:val="24"/>
          <w:szCs w:val="24"/>
        </w:rPr>
        <w:t>109</w:t>
      </w:r>
    </w:p>
    <w:p xmlns:wp14="http://schemas.microsoft.com/office/word/2010/wordml" w14:paraId="25FC338A" wp14:textId="358D94C2">
      <w:pPr>
        <w:pStyle w:val="TableofFigures"/>
        <w:tabs>
          <w:tab w:val="clear" w:pos="708"/>
          <w:tab w:val="right" w:leader="dot" w:pos="9350"/>
        </w:tabs>
      </w:pPr>
      <w:r>
        <w:rPr>
          <w:rFonts w:eastAsia="Times New Roman"/>
          <w:sz w:val="24"/>
          <w:szCs w:val="24"/>
        </w:rPr>
        <w:t xml:space="preserve">Tabla B.4 Diccionario de datos - tratamientos, inventario y laboratorio</w:t>
      </w:r>
      <w:r>
        <w:tab/>
      </w:r>
      <w:r>
        <w:rPr>
          <w:rFonts w:eastAsia="Times New Roman"/>
          <w:sz w:val="24"/>
          <w:szCs w:val="24"/>
        </w:rPr>
        <w:t>111</w:t>
      </w:r>
    </w:p>
    <w:p xmlns:wp14="http://schemas.microsoft.com/office/word/2010/wordml" w14:paraId="04A1EA51" wp14:textId="55F67776">
      <w:pPr>
        <w:pStyle w:val="TableofFigures"/>
        <w:tabs>
          <w:tab w:val="clear" w:pos="708"/>
          <w:tab w:val="right" w:leader="dot" w:pos="9350"/>
        </w:tabs>
      </w:pPr>
      <w:r>
        <w:rPr>
          <w:rFonts w:eastAsia="Times New Roman"/>
          <w:sz w:val="24"/>
          <w:szCs w:val="24"/>
        </w:rPr>
        <w:t xml:space="preserve">Tabla B.5 Diccionario de datos - agenda y comunicaciones</w:t>
      </w:r>
      <w:r>
        <w:tab/>
      </w:r>
      <w:r>
        <w:rPr>
          <w:rFonts w:eastAsia="Times New Roman"/>
          <w:sz w:val="24"/>
          <w:szCs w:val="24"/>
        </w:rPr>
        <w:t>113</w:t>
      </w:r>
    </w:p>
    <w:p xmlns:wp14="http://schemas.microsoft.com/office/word/2010/wordml" w14:paraId="4E36426B" wp14:textId="7FB76F41">
      <w:pPr>
        <w:pStyle w:val="TableofFigures"/>
        <w:tabs>
          <w:tab w:val="clear" w:pos="708"/>
          <w:tab w:val="right" w:leader="dot" w:pos="9350"/>
        </w:tabs>
      </w:pPr>
      <w:r>
        <w:rPr>
          <w:rFonts w:eastAsia="Times New Roman"/>
          <w:sz w:val="24"/>
          <w:szCs w:val="24"/>
        </w:rPr>
        <w:t xml:space="preserve">Tabla B.6 Diccionario de datos - facturación</w:t>
      </w:r>
      <w:r>
        <w:tab/>
      </w:r>
      <w:r>
        <w:rPr>
          <w:rFonts w:eastAsia="Times New Roman"/>
          <w:sz w:val="24"/>
          <w:szCs w:val="24"/>
        </w:rPr>
        <w:t>114</w:t>
      </w:r>
    </w:p>
    <w:p xmlns:wp14="http://schemas.microsoft.com/office/word/2010/wordml" w14:paraId="4B94D5A5" wp14:textId="77777777">
      <w:pPr>
        <w:pStyle w:val="Normal"/>
        <w:jc w:val="start"/>
        <w:rPr>
          <w:rFonts w:ascii="Times New Roman" w:hAnsi="Times New Roman" w:eastAsia="Times New Roman"/>
          <w:sz w:val="24"/>
          <w:szCs w:val="24"/>
          <w:lang w:val="es-CO"/>
        </w:rPr>
      </w:pPr>
      <w:r>
        <w:rPr>
          <w:rFonts w:eastAsia="Times New Roman"/>
          <w:sz w:val="24"/>
          <w:szCs w:val="24"/>
          <w:lang w:val="es-CO"/>
        </w:rPr>
      </w:r>
    </w:p>
    <w:p xmlns:wp14="http://schemas.microsoft.com/office/word/2010/wordml" w14:paraId="3DEEC669" wp14:textId="77777777">
      <w:pPr>
        <w:pStyle w:val="Normal"/>
        <w:ind w:hanging="0"/>
        <w:jc w:val="start"/>
        <w:rPr>
          <w:rFonts w:ascii="Times New Roman" w:hAnsi="Times New Roman" w:eastAsia="Times New Roman"/>
          <w:caps w:val="false"/>
          <w:smallCaps w:val="false"/>
          <w:spacing w:val="0"/>
          <w:sz w:val="24"/>
          <w:szCs w:val="24"/>
        </w:rPr>
      </w:pPr>
      <w:r>
        <w:rPr>
          <w:rFonts w:eastAsia="Times New Roman"/>
          <w:caps w:val="false"/>
          <w:smallCaps w:val="false"/>
          <w:spacing w:val="0"/>
          <w:sz w:val="24"/>
          <w:szCs w:val="24"/>
        </w:rPr>
      </w:r>
      <w:bookmarkStart w:name="_Toc4158174" w:id="1"/>
      <w:bookmarkStart w:name="_Toc431395904" w:id="2"/>
      <w:bookmarkStart w:name="_Toc431395674" w:id="3"/>
      <w:r>
        <w:br w:type="page"/>
      </w:r>
    </w:p>
    <w:p xmlns:wp14="http://schemas.microsoft.com/office/word/2010/wordml" w14:paraId="2653B467" wp14:textId="77777777">
      <w:pPr>
        <w:pStyle w:val="TableofFigures"/>
        <w:tabs>
          <w:tab w:val="clear" w:pos="708"/>
          <w:tab w:val="right" w:leader="dot" w:pos="9350"/>
        </w:tabs>
        <w:spacing w:before="0" w:after="0"/>
        <w:jc w:val="center"/>
        <w:rPr>
          <w:rFonts w:ascii="Times New Roman" w:hAnsi="Times New Roman"/>
          <w:sz w:val="24"/>
          <w:szCs w:val="24"/>
        </w:rPr>
      </w:pPr>
      <w:r>
        <w:rPr>
          <w:rFonts w:eastAsia="Times New Roman"/>
          <w:b/>
          <w:bCs/>
          <w:sz w:val="24"/>
          <w:szCs w:val="24"/>
        </w:rPr>
        <w:t>Lista de figuras</w:t>
      </w:r>
      <w:bookmarkEnd w:id="1"/>
      <w:bookmarkEnd w:id="2"/>
      <w:bookmarkEnd w:id="3"/>
    </w:p>
    <w:p xmlns:wp14="http://schemas.microsoft.com/office/word/2010/wordml" w14:paraId="64E10DA3" wp14:textId="77777777">
      <w:pPr>
        <w:pStyle w:val="TableofFigures"/>
        <w:tabs>
          <w:tab w:val="clear" w:pos="708"/>
          <w:tab w:val="right" w:leader="dot" w:pos="9350"/>
        </w:tabs>
        <w:rPr/>
      </w:pPr>
      <w:r>
        <w:rPr>
          <w:rFonts w:eastAsia="Times New Roman"/>
          <w:sz w:val="24"/>
          <w:szCs w:val="24"/>
        </w:rPr>
        <w:t>Figura 1 Modelo de casos de uso</w:t>
      </w:r>
      <w:r>
        <w:rPr>
          <w:sz w:val="24"/>
          <w:szCs w:val="24"/>
        </w:rPr>
        <w:tab/>
      </w:r>
      <w:r>
        <w:rPr>
          <w:rFonts w:eastAsia="Times New Roman"/>
          <w:sz w:val="24"/>
          <w:szCs w:val="24"/>
        </w:rPr>
        <w:t>33</w:t>
      </w:r>
    </w:p>
    <w:p xmlns:wp14="http://schemas.microsoft.com/office/word/2010/wordml" w14:paraId="7033210B" wp14:textId="77777777">
      <w:pPr>
        <w:pStyle w:val="TableofFigures"/>
        <w:tabs>
          <w:tab w:val="clear" w:pos="708"/>
          <w:tab w:val="right" w:leader="dot" w:pos="9350"/>
        </w:tabs>
        <w:rPr/>
      </w:pPr>
      <w:r>
        <w:rPr>
          <w:rFonts w:eastAsia="Times New Roman"/>
          <w:sz w:val="24"/>
          <w:szCs w:val="24"/>
        </w:rPr>
        <w:t>Figura 2 Diagrama de casos de uso (Paciente)</w:t>
      </w:r>
      <w:r>
        <w:rPr>
          <w:sz w:val="24"/>
          <w:szCs w:val="24"/>
        </w:rPr>
        <w:tab/>
      </w:r>
      <w:r>
        <w:rPr>
          <w:rFonts w:eastAsia="Times New Roman"/>
          <w:sz w:val="24"/>
          <w:szCs w:val="24"/>
        </w:rPr>
        <w:t>34</w:t>
      </w:r>
    </w:p>
    <w:p xmlns:wp14="http://schemas.microsoft.com/office/word/2010/wordml" w14:paraId="1D14B65D" wp14:textId="77777777">
      <w:pPr>
        <w:pStyle w:val="TableofFigures"/>
        <w:tabs>
          <w:tab w:val="clear" w:pos="708"/>
          <w:tab w:val="right" w:leader="dot" w:pos="9350"/>
        </w:tabs>
        <w:rPr/>
      </w:pPr>
      <w:r>
        <w:rPr>
          <w:rFonts w:eastAsia="Times New Roman"/>
          <w:sz w:val="24"/>
          <w:szCs w:val="24"/>
        </w:rPr>
        <w:t>Figura 3 Prototipo de acceso al sistema</w:t>
      </w:r>
      <w:r>
        <w:rPr>
          <w:sz w:val="24"/>
          <w:szCs w:val="24"/>
        </w:rPr>
        <w:tab/>
      </w:r>
      <w:r>
        <w:rPr>
          <w:rFonts w:eastAsia="Times New Roman"/>
          <w:sz w:val="24"/>
          <w:szCs w:val="24"/>
        </w:rPr>
        <w:t>49</w:t>
      </w:r>
    </w:p>
    <w:p xmlns:wp14="http://schemas.microsoft.com/office/word/2010/wordml" w14:paraId="384AB1E3" wp14:textId="77777777">
      <w:pPr>
        <w:pStyle w:val="TableofFigures"/>
        <w:tabs>
          <w:tab w:val="clear" w:pos="708"/>
          <w:tab w:val="right" w:leader="dot" w:pos="9350"/>
        </w:tabs>
        <w:rPr/>
      </w:pPr>
      <w:r>
        <w:rPr>
          <w:rFonts w:eastAsia="Times New Roman"/>
          <w:sz w:val="24"/>
          <w:szCs w:val="24"/>
        </w:rPr>
        <w:t>Figura 4 Prototipo del módulo de doctores y usuarios</w:t>
      </w:r>
      <w:r>
        <w:rPr>
          <w:sz w:val="24"/>
          <w:szCs w:val="24"/>
        </w:rPr>
        <w:tab/>
      </w:r>
      <w:r>
        <w:rPr>
          <w:rFonts w:eastAsia="Times New Roman"/>
          <w:sz w:val="24"/>
          <w:szCs w:val="24"/>
        </w:rPr>
        <w:t>50</w:t>
      </w:r>
    </w:p>
    <w:p xmlns:wp14="http://schemas.microsoft.com/office/word/2010/wordml" w14:paraId="60B72C93" wp14:textId="77777777">
      <w:pPr>
        <w:pStyle w:val="TableofFigures"/>
        <w:tabs>
          <w:tab w:val="clear" w:pos="708"/>
          <w:tab w:val="right" w:leader="dot" w:pos="9350"/>
        </w:tabs>
        <w:rPr/>
      </w:pPr>
      <w:r>
        <w:rPr>
          <w:rFonts w:eastAsia="Times New Roman"/>
          <w:sz w:val="24"/>
          <w:szCs w:val="24"/>
        </w:rPr>
        <w:t>Figura 5 Prototipo del módulo de laboratorio</w:t>
      </w:r>
      <w:r>
        <w:rPr>
          <w:sz w:val="24"/>
          <w:szCs w:val="24"/>
        </w:rPr>
        <w:tab/>
      </w:r>
      <w:r>
        <w:rPr>
          <w:rFonts w:eastAsia="Times New Roman"/>
          <w:sz w:val="24"/>
          <w:szCs w:val="24"/>
        </w:rPr>
        <w:t>51</w:t>
      </w:r>
    </w:p>
    <w:p xmlns:wp14="http://schemas.microsoft.com/office/word/2010/wordml" w14:paraId="2C977214" wp14:textId="77777777">
      <w:pPr>
        <w:pStyle w:val="TableofFigures"/>
        <w:tabs>
          <w:tab w:val="clear" w:pos="708"/>
          <w:tab w:val="right" w:leader="dot" w:pos="9350"/>
        </w:tabs>
        <w:rPr/>
      </w:pPr>
      <w:r>
        <w:rPr>
          <w:rFonts w:eastAsia="Times New Roman"/>
          <w:sz w:val="24"/>
          <w:szCs w:val="24"/>
        </w:rPr>
        <w:t>Figura 6 Prototipo del calendario de citas</w:t>
      </w:r>
      <w:r>
        <w:rPr>
          <w:sz w:val="24"/>
          <w:szCs w:val="24"/>
        </w:rPr>
        <w:tab/>
      </w:r>
      <w:r>
        <w:rPr>
          <w:rFonts w:eastAsia="Times New Roman"/>
          <w:sz w:val="24"/>
          <w:szCs w:val="24"/>
        </w:rPr>
        <w:t>52</w:t>
      </w:r>
    </w:p>
    <w:p xmlns:wp14="http://schemas.microsoft.com/office/word/2010/wordml" w14:paraId="6BF6E02F" wp14:textId="77777777">
      <w:pPr>
        <w:pStyle w:val="TableofFigures"/>
        <w:tabs>
          <w:tab w:val="clear" w:pos="708"/>
          <w:tab w:val="right" w:leader="dot" w:pos="9350"/>
        </w:tabs>
        <w:rPr/>
      </w:pPr>
      <w:r>
        <w:rPr>
          <w:rFonts w:eastAsia="Times New Roman"/>
          <w:sz w:val="24"/>
          <w:szCs w:val="24"/>
        </w:rPr>
        <w:t>Figura 7 Prototipo del formulario emergente de nueva cita</w:t>
      </w:r>
      <w:r>
        <w:rPr>
          <w:sz w:val="24"/>
          <w:szCs w:val="24"/>
        </w:rPr>
        <w:tab/>
      </w:r>
      <w:r>
        <w:rPr>
          <w:rFonts w:eastAsia="Times New Roman"/>
          <w:sz w:val="24"/>
          <w:szCs w:val="24"/>
        </w:rPr>
        <w:t>53</w:t>
      </w:r>
    </w:p>
    <w:p xmlns:wp14="http://schemas.microsoft.com/office/word/2010/wordml" w14:paraId="35EE18A0" wp14:textId="77777777">
      <w:pPr>
        <w:pStyle w:val="TableofFigures"/>
        <w:tabs>
          <w:tab w:val="clear" w:pos="708"/>
          <w:tab w:val="right" w:leader="dot" w:pos="9350"/>
        </w:tabs>
        <w:rPr/>
      </w:pPr>
      <w:r>
        <w:rPr>
          <w:rFonts w:eastAsia="Times New Roman"/>
          <w:sz w:val="24"/>
          <w:szCs w:val="24"/>
        </w:rPr>
        <w:t>Figura 8 Prototipo del módulo de agendamiento de cita</w:t>
      </w:r>
      <w:r>
        <w:rPr>
          <w:sz w:val="24"/>
          <w:szCs w:val="24"/>
        </w:rPr>
        <w:tab/>
      </w:r>
      <w:r>
        <w:rPr>
          <w:rFonts w:eastAsia="Times New Roman"/>
          <w:sz w:val="24"/>
          <w:szCs w:val="24"/>
        </w:rPr>
        <w:t>54</w:t>
      </w:r>
    </w:p>
    <w:p xmlns:wp14="http://schemas.microsoft.com/office/word/2010/wordml" w14:paraId="6535F73F" wp14:textId="77777777">
      <w:pPr>
        <w:pStyle w:val="TableofFigures"/>
        <w:tabs>
          <w:tab w:val="clear" w:pos="708"/>
          <w:tab w:val="right" w:leader="dot" w:pos="9350"/>
        </w:tabs>
        <w:rPr/>
      </w:pPr>
      <w:r>
        <w:rPr>
          <w:rFonts w:eastAsia="Times New Roman"/>
          <w:sz w:val="24"/>
          <w:szCs w:val="24"/>
        </w:rPr>
        <w:t>Figura 9 Prototipo del módulo de historias clínicas</w:t>
      </w:r>
      <w:r>
        <w:rPr>
          <w:sz w:val="24"/>
          <w:szCs w:val="24"/>
        </w:rPr>
        <w:tab/>
      </w:r>
      <w:r>
        <w:rPr>
          <w:rFonts w:eastAsia="Times New Roman"/>
          <w:sz w:val="24"/>
          <w:szCs w:val="24"/>
        </w:rPr>
        <w:t>54</w:t>
      </w:r>
    </w:p>
    <w:p xmlns:wp14="http://schemas.microsoft.com/office/word/2010/wordml" w14:paraId="4D72A1FA" wp14:textId="77777777">
      <w:pPr>
        <w:pStyle w:val="TableofFigures"/>
        <w:tabs>
          <w:tab w:val="clear" w:pos="708"/>
          <w:tab w:val="right" w:leader="dot" w:pos="9350"/>
        </w:tabs>
        <w:rPr/>
      </w:pPr>
      <w:r>
        <w:rPr>
          <w:rFonts w:eastAsia="Times New Roman"/>
          <w:sz w:val="24"/>
          <w:szCs w:val="24"/>
        </w:rPr>
        <w:t>Figura 10 Arquitectura de software del sistema RAVE</w:t>
      </w:r>
      <w:r>
        <w:rPr>
          <w:sz w:val="24"/>
          <w:szCs w:val="24"/>
        </w:rPr>
        <w:tab/>
      </w:r>
      <w:r>
        <w:rPr>
          <w:rFonts w:eastAsia="Times New Roman"/>
          <w:sz w:val="24"/>
          <w:szCs w:val="24"/>
        </w:rPr>
        <w:t>60</w:t>
      </w:r>
    </w:p>
    <w:p xmlns:wp14="http://schemas.microsoft.com/office/word/2010/wordml" w14:paraId="0ECE95ED" wp14:textId="105254C4">
      <w:pPr>
        <w:pStyle w:val="TableofFigures"/>
        <w:tabs>
          <w:tab w:val="clear" w:pos="708"/>
          <w:tab w:val="right" w:leader="dot" w:pos="9350"/>
        </w:tabs>
      </w:pPr>
      <w:r>
        <w:rPr>
          <w:rFonts w:eastAsia="Times New Roman"/>
          <w:sz w:val="24"/>
          <w:szCs w:val="24"/>
        </w:rPr>
        <w:t xml:space="preserve">Figura 11 Diagrama de robustez de CU-05 - Gestionar pacientes</w:t>
      </w:r>
      <w:r>
        <w:tab/>
      </w:r>
      <w:r>
        <w:rPr>
          <w:rFonts w:eastAsia="Times New Roman"/>
          <w:sz w:val="24"/>
          <w:szCs w:val="24"/>
        </w:rPr>
        <w:t>61</w:t>
      </w:r>
    </w:p>
    <w:p xmlns:wp14="http://schemas.microsoft.com/office/word/2010/wordml" w14:paraId="1B352947" wp14:textId="26EF3B68">
      <w:pPr>
        <w:pStyle w:val="TableofFigures"/>
        <w:tabs>
          <w:tab w:val="clear" w:pos="708"/>
          <w:tab w:val="right" w:leader="dot" w:pos="9350"/>
        </w:tabs>
      </w:pPr>
      <w:r>
        <w:rPr>
          <w:rFonts w:eastAsia="Times New Roman"/>
          <w:sz w:val="24"/>
          <w:szCs w:val="24"/>
        </w:rPr>
        <w:t xml:space="preserve">Figura 12 Diagrama de robustez de CU-06 - Agendar cita</w:t>
      </w:r>
      <w:r>
        <w:tab/>
      </w:r>
      <w:r>
        <w:rPr>
          <w:rFonts w:eastAsia="Times New Roman"/>
          <w:sz w:val="24"/>
          <w:szCs w:val="24"/>
        </w:rPr>
        <w:t>62</w:t>
      </w:r>
    </w:p>
    <w:p xmlns:wp14="http://schemas.microsoft.com/office/word/2010/wordml" w14:paraId="58DBA852" wp14:textId="5C726306">
      <w:pPr>
        <w:pStyle w:val="TableofFigures"/>
        <w:tabs>
          <w:tab w:val="clear" w:pos="708"/>
          <w:tab w:val="right" w:leader="dot" w:pos="9350"/>
        </w:tabs>
      </w:pPr>
      <w:r>
        <w:rPr>
          <w:rFonts w:eastAsia="Times New Roman"/>
          <w:sz w:val="24"/>
          <w:szCs w:val="24"/>
        </w:rPr>
        <w:t xml:space="preserve">Figura 13 Diagrama de robustez de CU-07 - Reprogramar cita</w:t>
      </w:r>
      <w:r>
        <w:tab/>
      </w:r>
      <w:r>
        <w:rPr>
          <w:rFonts w:eastAsia="Times New Roman"/>
          <w:sz w:val="24"/>
          <w:szCs w:val="24"/>
        </w:rPr>
        <w:t>64</w:t>
      </w:r>
    </w:p>
    <w:p xmlns:wp14="http://schemas.microsoft.com/office/word/2010/wordml" w14:paraId="2EC17FBA" wp14:textId="143FAA0B">
      <w:pPr>
        <w:pStyle w:val="TableofFigures"/>
        <w:tabs>
          <w:tab w:val="clear" w:pos="708"/>
          <w:tab w:val="right" w:leader="dot" w:pos="9350"/>
        </w:tabs>
      </w:pPr>
      <w:r>
        <w:rPr>
          <w:rFonts w:eastAsia="Times New Roman"/>
          <w:sz w:val="24"/>
          <w:szCs w:val="24"/>
        </w:rPr>
        <w:t xml:space="preserve">Figura 14 Diagrama de robustez de CU-08 - Cancelar cita</w:t>
      </w:r>
      <w:r>
        <w:tab/>
      </w:r>
      <w:r>
        <w:rPr>
          <w:rFonts w:eastAsia="Times New Roman"/>
          <w:sz w:val="24"/>
          <w:szCs w:val="24"/>
        </w:rPr>
        <w:t>65</w:t>
      </w:r>
    </w:p>
    <w:p xmlns:wp14="http://schemas.microsoft.com/office/word/2010/wordml" w14:paraId="49232CD2" wp14:textId="3B2739DD">
      <w:pPr>
        <w:pStyle w:val="TableofFigures"/>
        <w:tabs>
          <w:tab w:val="clear" w:pos="708"/>
          <w:tab w:val="right" w:leader="dot" w:pos="9350"/>
        </w:tabs>
      </w:pPr>
      <w:r>
        <w:rPr>
          <w:rFonts w:eastAsia="Times New Roman"/>
          <w:sz w:val="24"/>
          <w:szCs w:val="24"/>
        </w:rPr>
        <w:t xml:space="preserve">Figura 15 Diagrama de robustez de CU-09 - Gestionar historia clínica</w:t>
      </w:r>
      <w:r>
        <w:tab/>
      </w:r>
      <w:r>
        <w:rPr>
          <w:rFonts w:eastAsia="Times New Roman"/>
          <w:sz w:val="24"/>
          <w:szCs w:val="24"/>
        </w:rPr>
        <w:t>66</w:t>
      </w:r>
    </w:p>
    <w:p xmlns:wp14="http://schemas.microsoft.com/office/word/2010/wordml" w14:paraId="370C46A9" wp14:textId="11053384">
      <w:pPr>
        <w:pStyle w:val="TableofFigures"/>
        <w:tabs>
          <w:tab w:val="clear" w:pos="708"/>
          <w:tab w:val="right" w:leader="dot" w:pos="9350"/>
        </w:tabs>
      </w:pPr>
      <w:r>
        <w:rPr>
          <w:rFonts w:eastAsia="Times New Roman"/>
          <w:sz w:val="24"/>
          <w:szCs w:val="24"/>
        </w:rPr>
        <w:t xml:space="preserve">Figura 16 Diagrama de robustez de CU-17 - Enviar recordatorio de cita</w:t>
      </w:r>
      <w:r>
        <w:tab/>
      </w:r>
      <w:r>
        <w:rPr>
          <w:rFonts w:eastAsia="Times New Roman"/>
          <w:sz w:val="24"/>
          <w:szCs w:val="24"/>
        </w:rPr>
        <w:t>68</w:t>
      </w:r>
    </w:p>
    <w:p xmlns:wp14="http://schemas.microsoft.com/office/word/2010/wordml" w14:paraId="7574D994" wp14:textId="7C63340D">
      <w:pPr>
        <w:pStyle w:val="TableofFigures"/>
        <w:tabs>
          <w:tab w:val="clear" w:pos="708"/>
          <w:tab w:val="right" w:leader="dot" w:pos="9350"/>
        </w:tabs>
      </w:pPr>
      <w:r>
        <w:rPr>
          <w:rFonts w:eastAsia="Times New Roman"/>
          <w:sz w:val="24"/>
          <w:szCs w:val="24"/>
        </w:rPr>
        <w:t xml:space="preserve">Figura 17 Diagrama de robustez de CU-18 - Registrar consentimiento informado</w:t>
      </w:r>
      <w:r>
        <w:tab/>
      </w:r>
      <w:r>
        <w:rPr>
          <w:rFonts w:eastAsia="Times New Roman"/>
          <w:sz w:val="24"/>
          <w:szCs w:val="24"/>
        </w:rPr>
        <w:t>69</w:t>
      </w:r>
    </w:p>
    <w:p xmlns:wp14="http://schemas.microsoft.com/office/word/2010/wordml" w14:paraId="4288F705" wp14:textId="4F9CBBE0">
      <w:pPr>
        <w:pStyle w:val="TableofFigures"/>
        <w:tabs>
          <w:tab w:val="clear" w:pos="708"/>
          <w:tab w:val="right" w:leader="dot" w:pos="9350"/>
        </w:tabs>
      </w:pPr>
      <w:r>
        <w:rPr>
          <w:rFonts w:eastAsia="Times New Roman"/>
          <w:sz w:val="24"/>
          <w:szCs w:val="24"/>
        </w:rPr>
        <w:t xml:space="preserve">Figura 18 Diagrama de robustez de CU-20 - Registrar autorización de tratamiento de datos personales</w:t>
      </w:r>
      <w:r>
        <w:tab/>
      </w:r>
      <w:r>
        <w:rPr>
          <w:rFonts w:eastAsia="Times New Roman"/>
          <w:sz w:val="24"/>
          <w:szCs w:val="24"/>
        </w:rPr>
        <w:t>70</w:t>
      </w:r>
    </w:p>
    <w:p xmlns:wp14="http://schemas.microsoft.com/office/word/2010/wordml" w14:paraId="6B8DEB5E" wp14:textId="61395F83">
      <w:pPr>
        <w:pStyle w:val="TableofFigures"/>
        <w:tabs>
          <w:tab w:val="clear" w:pos="708"/>
          <w:tab w:val="right" w:leader="dot" w:pos="9350"/>
        </w:tabs>
      </w:pPr>
      <w:r>
        <w:rPr>
          <w:rFonts w:eastAsia="Times New Roman"/>
          <w:sz w:val="24"/>
          <w:szCs w:val="24"/>
        </w:rPr>
        <w:t xml:space="preserve">Figura 19 Diagrama de secuencia de CU-05 - Gestionar pacientes</w:t>
      </w:r>
      <w:r>
        <w:tab/>
      </w:r>
      <w:r>
        <w:rPr>
          <w:rFonts w:eastAsia="Times New Roman"/>
          <w:sz w:val="24"/>
          <w:szCs w:val="24"/>
        </w:rPr>
        <w:t>71</w:t>
      </w:r>
    </w:p>
    <w:p xmlns:wp14="http://schemas.microsoft.com/office/word/2010/wordml" w14:paraId="0EB80685" wp14:textId="12FE30AA">
      <w:pPr>
        <w:pStyle w:val="TableofFigures"/>
        <w:tabs>
          <w:tab w:val="clear" w:pos="708"/>
          <w:tab w:val="right" w:leader="dot" w:pos="9350"/>
        </w:tabs>
      </w:pPr>
      <w:r>
        <w:rPr>
          <w:rFonts w:eastAsia="Times New Roman"/>
          <w:sz w:val="24"/>
          <w:szCs w:val="24"/>
        </w:rPr>
        <w:t xml:space="preserve">Figura 20 Diagrama de secuencia de CU-06 - Agendar cita</w:t>
      </w:r>
      <w:r>
        <w:tab/>
      </w:r>
      <w:r>
        <w:rPr>
          <w:rFonts w:eastAsia="Times New Roman"/>
          <w:sz w:val="24"/>
          <w:szCs w:val="24"/>
        </w:rPr>
        <w:t>73</w:t>
      </w:r>
    </w:p>
    <w:p xmlns:wp14="http://schemas.microsoft.com/office/word/2010/wordml" w14:paraId="3A06D2B6" wp14:textId="032BB6DE">
      <w:pPr>
        <w:pStyle w:val="TableofFigures"/>
        <w:tabs>
          <w:tab w:val="clear" w:pos="708"/>
          <w:tab w:val="right" w:leader="dot" w:pos="9350"/>
        </w:tabs>
      </w:pPr>
      <w:r>
        <w:rPr>
          <w:rFonts w:eastAsia="Times New Roman"/>
          <w:sz w:val="24"/>
          <w:szCs w:val="24"/>
        </w:rPr>
        <w:t xml:space="preserve">Figura 21 Diagrama de secuencia de CU-07 - Reprogramar cita</w:t>
      </w:r>
      <w:r>
        <w:tab/>
      </w:r>
      <w:r>
        <w:rPr>
          <w:rFonts w:eastAsia="Times New Roman"/>
          <w:sz w:val="24"/>
          <w:szCs w:val="24"/>
        </w:rPr>
        <w:t>74</w:t>
      </w:r>
    </w:p>
    <w:p xmlns:wp14="http://schemas.microsoft.com/office/word/2010/wordml" w14:paraId="110A965A" wp14:textId="30AF52D7">
      <w:pPr>
        <w:pStyle w:val="TableofFigures"/>
        <w:tabs>
          <w:tab w:val="clear" w:pos="708"/>
          <w:tab w:val="right" w:leader="dot" w:pos="9350"/>
        </w:tabs>
      </w:pPr>
      <w:r>
        <w:rPr>
          <w:rFonts w:eastAsia="Times New Roman"/>
          <w:sz w:val="24"/>
          <w:szCs w:val="24"/>
        </w:rPr>
        <w:t xml:space="preserve">Figura 22 Diagrama de secuencia de CU-08 - Cancelar cita</w:t>
      </w:r>
      <w:r>
        <w:tab/>
      </w:r>
      <w:r>
        <w:rPr>
          <w:rFonts w:eastAsia="Times New Roman"/>
          <w:sz w:val="24"/>
          <w:szCs w:val="24"/>
        </w:rPr>
        <w:t>75</w:t>
      </w:r>
    </w:p>
    <w:p xmlns:wp14="http://schemas.microsoft.com/office/word/2010/wordml" w14:paraId="01DF30FC" wp14:textId="47A3B430">
      <w:pPr>
        <w:pStyle w:val="TableofFigures"/>
        <w:tabs>
          <w:tab w:val="clear" w:pos="708"/>
          <w:tab w:val="right" w:leader="dot" w:pos="9350"/>
        </w:tabs>
      </w:pPr>
      <w:r>
        <w:rPr>
          <w:rFonts w:eastAsia="Times New Roman"/>
          <w:sz w:val="24"/>
          <w:szCs w:val="24"/>
        </w:rPr>
        <w:t xml:space="preserve">Figura 23 Diagrama de secuencia de CU-09 - Gestionar historia clínica</w:t>
      </w:r>
      <w:r>
        <w:tab/>
      </w:r>
      <w:r>
        <w:rPr>
          <w:rFonts w:eastAsia="Times New Roman"/>
          <w:sz w:val="24"/>
          <w:szCs w:val="24"/>
        </w:rPr>
        <w:t>76</w:t>
      </w:r>
    </w:p>
    <w:p xmlns:wp14="http://schemas.microsoft.com/office/word/2010/wordml" w14:paraId="55C88F4B" wp14:textId="0906FC43">
      <w:pPr>
        <w:pStyle w:val="TableofFigures"/>
        <w:tabs>
          <w:tab w:val="clear" w:pos="708"/>
          <w:tab w:val="right" w:leader="dot" w:pos="9350"/>
        </w:tabs>
      </w:pPr>
      <w:r>
        <w:rPr>
          <w:rFonts w:eastAsia="Times New Roman"/>
          <w:sz w:val="24"/>
          <w:szCs w:val="24"/>
        </w:rPr>
        <w:t xml:space="preserve">Figura 24 Diagrama de secuencia de CU-17 - Enviar recordatorio de cita</w:t>
      </w:r>
      <w:r>
        <w:tab/>
      </w:r>
      <w:r>
        <w:rPr>
          <w:rFonts w:eastAsia="Times New Roman"/>
          <w:sz w:val="24"/>
          <w:szCs w:val="24"/>
        </w:rPr>
        <w:t>77</w:t>
      </w:r>
    </w:p>
    <w:p xmlns:wp14="http://schemas.microsoft.com/office/word/2010/wordml" w14:paraId="0CF8D3C5" wp14:textId="7F76CBA8">
      <w:pPr>
        <w:pStyle w:val="TableofFigures"/>
        <w:tabs>
          <w:tab w:val="clear" w:pos="708"/>
          <w:tab w:val="right" w:leader="dot" w:pos="9350"/>
        </w:tabs>
      </w:pPr>
      <w:r>
        <w:rPr>
          <w:rFonts w:eastAsia="Times New Roman"/>
          <w:sz w:val="24"/>
          <w:szCs w:val="24"/>
        </w:rPr>
        <w:t xml:space="preserve">Figura 25 Diagrama de secuencia de CU-18 - Registrar consentimiento informado</w:t>
      </w:r>
      <w:r>
        <w:tab/>
      </w:r>
      <w:r>
        <w:rPr>
          <w:rFonts w:eastAsia="Times New Roman"/>
          <w:sz w:val="24"/>
          <w:szCs w:val="24"/>
        </w:rPr>
        <w:t>78</w:t>
      </w:r>
    </w:p>
    <w:p xmlns:wp14="http://schemas.microsoft.com/office/word/2010/wordml" w14:paraId="7E5A581A" wp14:textId="5E275A70">
      <w:pPr>
        <w:pStyle w:val="TableofFigures"/>
        <w:tabs>
          <w:tab w:val="clear" w:pos="708"/>
          <w:tab w:val="right" w:leader="dot" w:pos="9350"/>
        </w:tabs>
      </w:pPr>
      <w:r>
        <w:rPr>
          <w:rFonts w:eastAsia="Times New Roman"/>
          <w:sz w:val="24"/>
          <w:szCs w:val="24"/>
        </w:rPr>
        <w:t xml:space="preserve">Figura 26 Diagrama de secuencia de CU-20 - Registrar autorización de tratamiento de datos personales</w:t>
      </w:r>
      <w:r>
        <w:tab/>
      </w:r>
      <w:r>
        <w:rPr>
          <w:rFonts w:eastAsia="Times New Roman"/>
          <w:sz w:val="24"/>
          <w:szCs w:val="24"/>
        </w:rPr>
        <w:t>79</w:t>
      </w:r>
    </w:p>
    <w:p xmlns:wp14="http://schemas.microsoft.com/office/word/2010/wordml" w14:paraId="1E0C68E4" wp14:textId="77777777">
      <w:pPr>
        <w:pStyle w:val="TableofFigures"/>
        <w:tabs>
          <w:tab w:val="clear" w:pos="708"/>
          <w:tab w:val="right" w:leader="dot" w:pos="9350"/>
        </w:tabs>
        <w:rPr/>
      </w:pPr>
      <w:r>
        <w:rPr>
          <w:rFonts w:eastAsia="Times New Roman"/>
          <w:sz w:val="24"/>
          <w:szCs w:val="24"/>
        </w:rPr>
        <w:t>Figura 27 Modelo de dominio</w:t>
      </w:r>
      <w:r>
        <w:rPr>
          <w:sz w:val="24"/>
          <w:szCs w:val="24"/>
        </w:rPr>
        <w:tab/>
      </w:r>
      <w:r>
        <w:rPr>
          <w:rFonts w:eastAsia="Times New Roman"/>
          <w:sz w:val="24"/>
          <w:szCs w:val="24"/>
        </w:rPr>
        <w:t>81</w:t>
      </w:r>
    </w:p>
    <w:p xmlns:wp14="http://schemas.microsoft.com/office/word/2010/wordml" w14:paraId="258C9220" wp14:textId="30DD4A76">
      <w:pPr>
        <w:pStyle w:val="TableofFigures"/>
        <w:tabs>
          <w:tab w:val="clear" w:pos="708"/>
          <w:tab w:val="right" w:leader="dot" w:pos="9350"/>
        </w:tabs>
      </w:pPr>
      <w:r>
        <w:rPr>
          <w:rFonts w:eastAsia="Times New Roman"/>
          <w:sz w:val="24"/>
          <w:szCs w:val="24"/>
        </w:rPr>
        <w:t xml:space="preserve">Figura 28 Diagrama de clases de diseño - capas de vista, control y acceso a datos</w:t>
      </w:r>
      <w:r>
        <w:tab/>
      </w:r>
      <w:r>
        <w:rPr>
          <w:rFonts w:eastAsia="Times New Roman"/>
          <w:sz w:val="24"/>
          <w:szCs w:val="24"/>
        </w:rPr>
        <w:t>83</w:t>
      </w:r>
    </w:p>
    <w:p xmlns:wp14="http://schemas.microsoft.com/office/word/2010/wordml" w14:paraId="6656AC2B" wp14:textId="7ACCCF42">
      <w:pPr>
        <w:pStyle w:val="TableofFigures"/>
        <w:tabs>
          <w:tab w:val="clear" w:pos="708"/>
          <w:tab w:val="right" w:leader="dot" w:pos="9350"/>
        </w:tabs>
      </w:pPr>
      <w:r>
        <w:rPr>
          <w:rFonts w:eastAsia="Times New Roman"/>
          <w:sz w:val="24"/>
          <w:szCs w:val="24"/>
        </w:rPr>
        <w:t xml:space="preserve">Figura 29 Diagrama de clases de diseño - capa de modelo (entidades)</w:t>
      </w:r>
      <w:r>
        <w:tab/>
      </w:r>
      <w:r>
        <w:rPr>
          <w:rFonts w:eastAsia="Times New Roman"/>
          <w:sz w:val="24"/>
          <w:szCs w:val="24"/>
        </w:rPr>
        <w:t>85</w:t>
      </w:r>
    </w:p>
    <w:p xmlns:wp14="http://schemas.microsoft.com/office/word/2010/wordml" w14:paraId="18C12291" wp14:textId="14EC7A2D">
      <w:pPr>
        <w:pStyle w:val="TableofFigures"/>
        <w:tabs>
          <w:tab w:val="clear" w:pos="708"/>
          <w:tab w:val="right" w:leader="dot" w:pos="9350"/>
        </w:tabs>
      </w:pPr>
      <w:r>
        <w:rPr>
          <w:rFonts w:eastAsia="Times New Roman"/>
          <w:sz w:val="24"/>
          <w:szCs w:val="24"/>
        </w:rPr>
        <w:t>Figura 30 Modelo entidad-relación del sistema RAVE</w:t>
      </w:r>
      <w:r>
        <w:tab/>
      </w:r>
      <w:r>
        <w:rPr>
          <w:rFonts w:eastAsia="Times New Roman"/>
          <w:sz w:val="24"/>
          <w:szCs w:val="24"/>
        </w:rPr>
        <w:t>87</w:t>
      </w:r>
    </w:p>
    <w:p xmlns:wp14="http://schemas.microsoft.com/office/word/2010/wordml" w14:paraId="3FF5E427" wp14:textId="3AE0D88E">
      <w:pPr>
        <w:pStyle w:val="TableofFigures"/>
        <w:tabs>
          <w:tab w:val="clear" w:pos="708"/>
          <w:tab w:val="right" w:leader="dot" w:pos="9350"/>
        </w:tabs>
      </w:pPr>
      <w:r>
        <w:rPr>
          <w:rFonts w:eastAsia="Times New Roman"/>
          <w:sz w:val="24"/>
          <w:szCs w:val="24"/>
        </w:rPr>
        <w:t xml:space="preserve">Figura 31 Modelo relacional - pacientes e historia clínica</w:t>
      </w:r>
      <w:r>
        <w:tab/>
      </w:r>
      <w:r>
        <w:rPr>
          <w:rFonts w:eastAsia="Times New Roman"/>
          <w:sz w:val="24"/>
          <w:szCs w:val="24"/>
        </w:rPr>
        <w:t>89</w:t>
      </w:r>
    </w:p>
    <w:p xmlns:wp14="http://schemas.microsoft.com/office/word/2010/wordml" w14:paraId="02F5271E" wp14:textId="7BC0B515">
      <w:pPr>
        <w:pStyle w:val="TableofFigures"/>
        <w:tabs>
          <w:tab w:val="clear" w:pos="708"/>
          <w:tab w:val="right" w:leader="dot" w:pos="9350"/>
        </w:tabs>
      </w:pPr>
      <w:r>
        <w:rPr>
          <w:rFonts w:eastAsia="Times New Roman"/>
          <w:sz w:val="24"/>
          <w:szCs w:val="24"/>
        </w:rPr>
        <w:t xml:space="preserve">Figura 32 Modelo relacional - tratamientos, laboratorio, inventario y facturación</w:t>
      </w:r>
      <w:r>
        <w:tab/>
      </w:r>
      <w:r>
        <w:rPr>
          <w:rFonts w:eastAsia="Times New Roman"/>
          <w:sz w:val="24"/>
          <w:szCs w:val="24"/>
        </w:rPr>
        <w:t>90</w:t>
      </w:r>
    </w:p>
    <w:p xmlns:wp14="http://schemas.microsoft.com/office/word/2010/wordml" w14:paraId="24EC56E6" wp14:textId="6A985655">
      <w:pPr>
        <w:pStyle w:val="TableofFigures"/>
        <w:tabs>
          <w:tab w:val="clear" w:pos="708"/>
          <w:tab w:val="right" w:leader="dot" w:pos="9350"/>
        </w:tabs>
      </w:pPr>
      <w:r>
        <w:rPr>
          <w:rFonts w:eastAsia="Times New Roman"/>
          <w:sz w:val="24"/>
          <w:szCs w:val="24"/>
        </w:rPr>
        <w:t xml:space="preserve">Figura 33 Modelo relacional - agenda, comunicaciones y seguridad</w:t>
      </w:r>
      <w:r>
        <w:tab/>
      </w:r>
      <w:r>
        <w:rPr>
          <w:rFonts w:eastAsia="Times New Roman"/>
          <w:sz w:val="24"/>
          <w:szCs w:val="24"/>
        </w:rPr>
        <w:t>91</w:t>
      </w:r>
    </w:p>
    <w:p xmlns:wp14="http://schemas.microsoft.com/office/word/2010/wordml" w14:paraId="3353C05A" wp14:textId="5C29D895">
      <w:pPr>
        <w:pStyle w:val="TableofFigures"/>
        <w:tabs>
          <w:tab w:val="clear" w:pos="708"/>
          <w:tab w:val="right" w:leader="dot" w:pos="9350"/>
        </w:tabs>
      </w:pPr>
      <w:r>
        <w:rPr>
          <w:rFonts w:eastAsia="Times New Roman"/>
          <w:sz w:val="24"/>
          <w:szCs w:val="24"/>
        </w:rPr>
        <w:t xml:space="preserve">Figura A.1 Diagrama de robustez de CU-01 - Iniciar sesión</w:t>
      </w:r>
      <w:r>
        <w:tab/>
      </w:r>
      <w:r>
        <w:rPr>
          <w:rFonts w:eastAsia="Times New Roman"/>
          <w:sz w:val="24"/>
          <w:szCs w:val="24"/>
        </w:rPr>
        <w:t>102</w:t>
      </w:r>
    </w:p>
    <w:p xmlns:wp14="http://schemas.microsoft.com/office/word/2010/wordml" w14:paraId="38BDCF79" wp14:textId="094E09EC">
      <w:pPr>
        <w:pStyle w:val="TableofFigures"/>
        <w:tabs>
          <w:tab w:val="clear" w:pos="708"/>
          <w:tab w:val="right" w:leader="dot" w:pos="9350"/>
        </w:tabs>
      </w:pPr>
      <w:r>
        <w:rPr>
          <w:rFonts w:eastAsia="Times New Roman"/>
          <w:sz w:val="24"/>
          <w:szCs w:val="24"/>
        </w:rPr>
        <w:t xml:space="preserve">Figura A.2 Diagrama de robustez de CU-04 - Gestionar usuarios</w:t>
      </w:r>
      <w:r>
        <w:tab/>
      </w:r>
      <w:r>
        <w:rPr>
          <w:rFonts w:eastAsia="Times New Roman"/>
          <w:sz w:val="24"/>
          <w:szCs w:val="24"/>
        </w:rPr>
        <w:t>103</w:t>
      </w:r>
    </w:p>
    <w:p xmlns:wp14="http://schemas.microsoft.com/office/word/2010/wordml" w14:paraId="1BC67161" wp14:textId="6732F5DB">
      <w:pPr>
        <w:pStyle w:val="TableofFigures"/>
        <w:tabs>
          <w:tab w:val="clear" w:pos="708"/>
          <w:tab w:val="right" w:leader="dot" w:pos="9350"/>
        </w:tabs>
      </w:pPr>
      <w:r>
        <w:rPr>
          <w:rFonts w:eastAsia="Times New Roman"/>
          <w:sz w:val="24"/>
          <w:szCs w:val="24"/>
        </w:rPr>
        <w:t xml:space="preserve">Figura A.3 Diagrama de robustez de CU-10 - Gestionar planes y tratamientos</w:t>
      </w:r>
      <w:r>
        <w:tab/>
      </w:r>
      <w:r>
        <w:rPr>
          <w:rFonts w:eastAsia="Times New Roman"/>
          <w:sz w:val="24"/>
          <w:szCs w:val="24"/>
        </w:rPr>
        <w:t>104</w:t>
      </w:r>
    </w:p>
    <w:p xmlns:wp14="http://schemas.microsoft.com/office/word/2010/wordml" w14:paraId="02E75213" wp14:textId="3AD6D903">
      <w:pPr>
        <w:pStyle w:val="TableofFigures"/>
        <w:tabs>
          <w:tab w:val="clear" w:pos="708"/>
          <w:tab w:val="right" w:leader="dot" w:pos="9350"/>
        </w:tabs>
      </w:pPr>
      <w:r>
        <w:rPr>
          <w:rFonts w:eastAsia="Times New Roman"/>
          <w:sz w:val="24"/>
          <w:szCs w:val="24"/>
        </w:rPr>
        <w:t xml:space="preserve">Figura A.4 Diagrama de robustez de CU-13 - Gestionar facturación y pagos</w:t>
      </w:r>
      <w:r>
        <w:tab/>
      </w:r>
      <w:r>
        <w:rPr>
          <w:rFonts w:eastAsia="Times New Roman"/>
          <w:sz w:val="24"/>
          <w:szCs w:val="24"/>
        </w:rPr>
        <w:t>105</w:t>
      </w:r>
    </w:p>
    <w:p xmlns:wp14="http://schemas.microsoft.com/office/word/2010/wordml" w14:paraId="1F2F5549" wp14:textId="755660C2">
      <w:pPr>
        <w:pStyle w:val="TableofFigures"/>
        <w:tabs>
          <w:tab w:val="clear" w:pos="708"/>
          <w:tab w:val="right" w:leader="dot" w:pos="9350"/>
        </w:tabs>
      </w:pPr>
      <w:r>
        <w:rPr>
          <w:rFonts w:eastAsia="Times New Roman"/>
          <w:sz w:val="24"/>
          <w:szCs w:val="24"/>
        </w:rPr>
        <w:t xml:space="preserve">Figura A.5 Diagrama de robustez de CU-14 - Generar factura</w:t>
      </w:r>
      <w:r>
        <w:tab/>
      </w:r>
      <w:r>
        <w:rPr>
          <w:rFonts w:eastAsia="Times New Roman"/>
          <w:sz w:val="24"/>
          <w:szCs w:val="24"/>
        </w:rPr>
        <w:t>106</w:t>
      </w:r>
    </w:p>
    <w:p xmlns:wp14="http://schemas.microsoft.com/office/word/2010/wordml" w14:paraId="3656B9AB" wp14:textId="77777777">
      <w:pPr>
        <w:pStyle w:val="Normal"/>
        <w:ind w:hanging="0"/>
        <w:rPr>
          <w:rFonts w:ascii="Times New Roman" w:hAnsi="Times New Roman" w:eastAsia="Times New Roman"/>
          <w:sz w:val="24"/>
          <w:szCs w:val="24"/>
        </w:rPr>
      </w:pPr>
      <w:r>
        <w:rPr>
          <w:rFonts w:eastAsia="Times New Roman"/>
          <w:sz w:val="24"/>
          <w:szCs w:val="24"/>
        </w:rPr>
      </w:r>
      <w:r>
        <w:br w:type="page"/>
      </w:r>
    </w:p>
    <w:p xmlns:wp14="http://schemas.microsoft.com/office/word/2010/wordml" w:rsidP="6D6A8635" w14:paraId="6D2BACD1" wp14:textId="77777777">
      <w:pPr>
        <w:pStyle w:val="Normal"/>
        <w:spacing w:before="0" w:after="0"/>
        <w:ind w:hanging="0"/>
        <w:jc w:val="center"/>
        <w:rPr>
          <w:rStyle w:val="BookTitle"/>
          <w:rFonts w:ascii="Times New Roman" w:hAnsi="Times New Roman" w:eastAsia="Times New Roman" w:cs="Times New Roman"/>
          <w:caps w:val="0"/>
          <w:smallCaps w:val="0"/>
          <w:sz w:val="24"/>
          <w:szCs w:val="24"/>
        </w:rPr>
      </w:pPr>
      <w:bookmarkStart w:name="_Toc431395676" w:id="4"/>
      <w:bookmarkStart w:name="_Toc431395906" w:id="5"/>
      <w:bookmarkStart w:name="_Toc4158176" w:id="6"/>
      <w:r>
        <w:rPr>
          <w:rStyle w:val="BookTitle"/>
          <w:rFonts w:ascii="Times New Roman" w:hAnsi="Times New Roman" w:eastAsia="Times New Roman" w:cs="Times New Roman"/>
          <w:caps w:val="0"/>
          <w:smallCaps w:val="0"/>
          <w:sz w:val="24"/>
          <w:szCs w:val="24"/>
        </w:rPr>
        <w:t>Resumen</w:t>
      </w:r>
      <w:bookmarkEnd w:id="4"/>
      <w:bookmarkEnd w:id="5"/>
      <w:bookmarkEnd w:id="6"/>
    </w:p>
    <w:p xmlns:wp14="http://schemas.microsoft.com/office/word/2010/wordml" w14:paraId="462FC631" wp14:textId="77777777">
      <w:pPr>
        <w:pStyle w:val="Normal"/>
        <w:spacing w:before="240" w:after="0"/>
        <w:rPr>
          <w:rFonts w:ascii="Times New Roman" w:hAnsi="Times New Roman"/>
          <w:sz w:val="24"/>
          <w:szCs w:val="24"/>
        </w:rPr>
      </w:pPr>
      <w:r>
        <w:rPr>
          <w:rFonts w:eastAsia="Times New Roman"/>
          <w:color w:val="000000" w:themeColor="text1"/>
          <w:sz w:val="24"/>
          <w:szCs w:val="24"/>
        </w:rPr>
        <w:t xml:space="preserve">El presente proyecto presenta el desarrollo de una aplicación web para la gestión del consultorio odontológico RAVE Odontología Integral y Estética, ubicado en Santiago de Cali. </w:t>
      </w:r>
    </w:p>
    <w:p xmlns:wp14="http://schemas.microsoft.com/office/word/2010/wordml" w14:paraId="008D1D0A" wp14:textId="77777777">
      <w:pPr>
        <w:pStyle w:val="Normal"/>
        <w:spacing w:before="240" w:after="0"/>
        <w:rPr>
          <w:rFonts w:ascii="Times New Roman" w:hAnsi="Times New Roman"/>
          <w:sz w:val="24"/>
          <w:szCs w:val="24"/>
        </w:rPr>
      </w:pPr>
      <w:r>
        <w:rPr>
          <w:rFonts w:eastAsia="Times New Roman"/>
          <w:color w:val="000000" w:themeColor="text1"/>
          <w:sz w:val="24"/>
          <w:szCs w:val="24"/>
        </w:rPr>
        <w:t xml:space="preserve">El objetivo es centralizar las operaciones clínicas y administrativas, tales como la agenda de citas, el registro y seguimiento de pacientes y la gestión documental, integrando además recordatorios automáticos para disminuir el ausentismo de los pacientes. </w:t>
      </w:r>
    </w:p>
    <w:p xmlns:wp14="http://schemas.microsoft.com/office/word/2010/wordml" w14:paraId="0F90B480" wp14:textId="77777777">
      <w:pPr>
        <w:pStyle w:val="Normal"/>
        <w:spacing w:before="240" w:after="0"/>
        <w:rPr>
          <w:rFonts w:ascii="Times New Roman" w:hAnsi="Times New Roman"/>
          <w:sz w:val="24"/>
          <w:szCs w:val="24"/>
        </w:rPr>
      </w:pPr>
      <w:r>
        <w:rPr>
          <w:rFonts w:eastAsia="Times New Roman"/>
          <w:color w:val="000000" w:themeColor="text1"/>
          <w:sz w:val="24"/>
          <w:szCs w:val="24"/>
        </w:rPr>
        <w:t>Antes de este proyecto, en RAVE enfrentaban limitaciones derivadas de aplicaciones comerciales con planes gratuitos restringidos y planes premium costosos, lo que generaba procesos fragmentados y poco eficientes. La solución desarrollada ofrece un sistema accesible, flexible y seguro, adaptado a las necesidades específicas del consultorio, y puede llevarse a otros consultorios similares.</w:t>
      </w:r>
    </w:p>
    <w:p xmlns:wp14="http://schemas.microsoft.com/office/word/2010/wordml" w14:paraId="5A22AD42" wp14:textId="77777777">
      <w:pPr>
        <w:pStyle w:val="Normal"/>
        <w:spacing w:before="240" w:after="0"/>
        <w:ind w:firstLine="720"/>
        <w:jc w:val="start"/>
        <w:rPr>
          <w:rFonts w:ascii="Times New Roman" w:hAnsi="Times New Roman"/>
          <w:sz w:val="24"/>
          <w:szCs w:val="24"/>
        </w:rPr>
      </w:pPr>
      <w:r>
        <w:rPr>
          <w:rFonts w:eastAsia="Times New Roman"/>
          <w:i/>
          <w:iCs/>
          <w:color w:val="000000" w:themeColor="text1"/>
          <w:sz w:val="24"/>
          <w:szCs w:val="24"/>
        </w:rPr>
        <w:t>Palabras clave:</w:t>
      </w:r>
      <w:r>
        <w:rPr>
          <w:rFonts w:eastAsia="Times New Roman"/>
          <w:color w:val="000000" w:themeColor="text1"/>
          <w:sz w:val="24"/>
          <w:szCs w:val="24"/>
        </w:rPr>
        <w:t xml:space="preserve"> gestión odontológica, historia clínica electrónica, aplicación web, ICONIX, recordatorios de citas</w:t>
      </w:r>
    </w:p>
    <w:p xmlns:wp14="http://schemas.microsoft.com/office/word/2010/wordml" w14:paraId="45FB0818" wp14:textId="77777777">
      <w:pPr>
        <w:pStyle w:val="Normal"/>
        <w:ind w:hanging="0"/>
        <w:jc w:val="center"/>
        <w:rPr>
          <w:rFonts w:ascii="Times New Roman" w:hAnsi="Times New Roman" w:eastAsia="Times New Roman"/>
          <w:b w:val="false"/>
          <w:bCs w:val="false"/>
          <w:caps w:val="false"/>
          <w:smallCaps w:val="false"/>
          <w:sz w:val="24"/>
          <w:szCs w:val="24"/>
        </w:rPr>
      </w:pPr>
      <w:r>
        <w:rPr>
          <w:rFonts w:eastAsia="Times New Roman"/>
          <w:b w:val="false"/>
          <w:bCs w:val="false"/>
          <w:caps w:val="false"/>
          <w:smallCaps w:val="false"/>
          <w:sz w:val="24"/>
          <w:szCs w:val="24"/>
        </w:rPr>
      </w:r>
    </w:p>
    <w:p xmlns:wp14="http://schemas.microsoft.com/office/word/2010/wordml" w14:paraId="049F31CB" wp14:textId="77777777">
      <w:pPr>
        <w:pStyle w:val="Normal"/>
        <w:rPr>
          <w:rFonts w:ascii="Times New Roman" w:hAnsi="Times New Roman" w:eastAsia="Times New Roman"/>
          <w:sz w:val="24"/>
          <w:szCs w:val="24"/>
          <w:lang w:val="es-CO"/>
        </w:rPr>
      </w:pPr>
      <w:r>
        <w:rPr>
          <w:rFonts w:eastAsia="Times New Roman"/>
          <w:sz w:val="24"/>
          <w:szCs w:val="24"/>
          <w:lang w:val="es-CO"/>
        </w:rPr>
      </w:r>
    </w:p>
    <w:p xmlns:wp14="http://schemas.microsoft.com/office/word/2010/wordml" w14:paraId="53128261" wp14:textId="77777777">
      <w:pPr>
        <w:pStyle w:val="Normal"/>
        <w:ind w:hanging="0"/>
        <w:jc w:val="start"/>
        <w:rPr>
          <w:rFonts w:ascii="Times New Roman" w:hAnsi="Times New Roman" w:eastAsia="Times New Roman"/>
          <w:caps w:val="false"/>
          <w:smallCaps w:val="false"/>
          <w:spacing w:val="0"/>
          <w:sz w:val="24"/>
          <w:szCs w:val="24"/>
        </w:rPr>
      </w:pPr>
      <w:r>
        <w:rPr>
          <w:rFonts w:eastAsia="Times New Roman"/>
          <w:caps w:val="false"/>
          <w:smallCaps w:val="false"/>
          <w:spacing w:val="0"/>
          <w:sz w:val="24"/>
          <w:szCs w:val="24"/>
        </w:rPr>
      </w:r>
      <w:bookmarkStart w:name="_Toc431395677" w:id="7"/>
      <w:bookmarkStart w:name="_Toc431395907" w:id="8"/>
      <w:bookmarkStart w:name="_Toc4158177" w:id="9"/>
      <w:r>
        <w:br w:type="page"/>
      </w:r>
    </w:p>
    <w:p xmlns:wp14="http://schemas.microsoft.com/office/word/2010/wordml" w:rsidP="6D6A8635" w14:paraId="7CBFD60A" wp14:textId="77777777">
      <w:pPr>
        <w:pStyle w:val="Normal"/>
        <w:spacing w:before="0" w:after="0"/>
        <w:ind w:hanging="0"/>
        <w:jc w:val="center"/>
        <w:rPr>
          <w:rStyle w:val="BookTitle"/>
          <w:rFonts w:ascii="Times New Roman" w:hAnsi="Times New Roman" w:eastAsia="Times New Roman" w:cs="Times New Roman"/>
          <w:caps w:val="0"/>
          <w:smallCaps w:val="0"/>
          <w:sz w:val="24"/>
          <w:szCs w:val="24"/>
          <w:lang w:val="en-US"/>
        </w:rPr>
      </w:pPr>
      <w:r>
        <w:rPr>
          <w:rStyle w:val="BookTitle"/>
          <w:rFonts w:ascii="Times New Roman" w:hAnsi="Times New Roman" w:eastAsia="Times New Roman" w:cs="Times New Roman"/>
          <w:caps w:val="0"/>
          <w:smallCaps w:val="0"/>
          <w:spacing w:val="0"/>
          <w:sz w:val="24"/>
          <w:szCs w:val="24"/>
          <w:lang w:val="en-US"/>
        </w:rPr>
        <w:t>Abstract</w:t>
      </w:r>
      <w:bookmarkEnd w:id="7"/>
      <w:bookmarkEnd w:id="8"/>
      <w:bookmarkEnd w:id="9"/>
    </w:p>
    <w:p xmlns:wp14="http://schemas.microsoft.com/office/word/2010/wordml" w14:paraId="50E7EF02" wp14:textId="77777777">
      <w:pPr>
        <w:pStyle w:val="Normal"/>
        <w:spacing w:before="240" w:after="0"/>
        <w:rPr>
          <w:rFonts w:ascii="Times New Roman" w:hAnsi="Times New Roman"/>
          <w:sz w:val="24"/>
          <w:szCs w:val="24"/>
        </w:rPr>
      </w:pPr>
      <w:r>
        <w:rPr>
          <w:rFonts w:eastAsia="Times New Roman"/>
          <w:color w:val="000000" w:themeColor="text1"/>
          <w:sz w:val="24"/>
          <w:szCs w:val="24"/>
          <w:lang w:val="en-US"/>
        </w:rPr>
        <w:t>The present project presents the development of a web application for the integral management of the dental clinic RAVE Odontología Integral y Estética, located in Santiago de Cali.</w:t>
      </w:r>
    </w:p>
    <w:p xmlns:wp14="http://schemas.microsoft.com/office/word/2010/wordml" w14:paraId="4DA1CBD5" wp14:textId="6E352BB1">
      <w:pPr>
        <w:pStyle w:val="Normal"/>
        <w:spacing w:before="240" w:after="0"/>
        <w:rPr>
          <w:rFonts w:ascii="Times New Roman" w:hAnsi="Times New Roman"/>
          <w:sz w:val="24"/>
          <w:szCs w:val="24"/>
        </w:rPr>
      </w:pPr>
      <w:r>
        <w:rPr>
          <w:rFonts w:eastAsia="Times New Roman"/>
          <w:color w:val="000000" w:themeColor="text1" w:themeTint="FF" w:themeShade="FF"/>
          <w:sz w:val="24"/>
          <w:szCs w:val="24"/>
          <w:lang w:val="en-US"/>
        </w:rPr>
        <w:t xml:space="preserve">The objective is to centralize clinical and administrative operations, such as appointment scheduling, patient registration and follow-up and document management, while also integrating automatic reminders to reduce patient absenteeism. </w:t>
      </w:r>
    </w:p>
    <w:p xmlns:wp14="http://schemas.microsoft.com/office/word/2010/wordml" w14:paraId="56D24564" wp14:textId="77777777">
      <w:pPr>
        <w:pStyle w:val="Normal"/>
        <w:spacing w:before="240" w:after="0"/>
        <w:rPr>
          <w:rFonts w:ascii="Times New Roman" w:hAnsi="Times New Roman"/>
          <w:sz w:val="24"/>
          <w:szCs w:val="24"/>
        </w:rPr>
      </w:pPr>
      <w:r>
        <w:rPr>
          <w:rFonts w:eastAsia="Times New Roman"/>
          <w:color w:val="000000" w:themeColor="text1"/>
          <w:sz w:val="24"/>
          <w:szCs w:val="24"/>
          <w:lang w:val="en-US"/>
        </w:rPr>
        <w:t>Before this project, RAVE faced limitations derived from commercial applications with restricted free plans and costly premium plans, which generated fragmented and inefficient processes. The solution developed offers an accessible, flexible, and secure system, tailored to the specific needs of the clinic, and it can be adapted to other similar clinics.</w:t>
      </w:r>
    </w:p>
    <w:p xmlns:wp14="http://schemas.microsoft.com/office/word/2010/wordml" w14:paraId="5B807D05" wp14:textId="77777777">
      <w:pPr>
        <w:pStyle w:val="Normal"/>
        <w:spacing w:before="240" w:after="0"/>
        <w:ind w:firstLine="720"/>
        <w:jc w:val="start"/>
        <w:rPr>
          <w:rFonts w:ascii="Times New Roman" w:hAnsi="Times New Roman"/>
          <w:sz w:val="24"/>
          <w:szCs w:val="24"/>
        </w:rPr>
      </w:pPr>
      <w:r>
        <w:rPr>
          <w:rFonts w:eastAsia="Times New Roman"/>
          <w:i/>
          <w:iCs/>
          <w:color w:val="000000" w:themeColor="text1"/>
          <w:sz w:val="24"/>
          <w:szCs w:val="24"/>
          <w:lang w:val="en-US"/>
        </w:rPr>
        <w:t>Keywords:</w:t>
      </w:r>
      <w:r>
        <w:rPr>
          <w:rFonts w:eastAsia="Times New Roman"/>
          <w:color w:val="000000" w:themeColor="text1"/>
          <w:sz w:val="24"/>
          <w:szCs w:val="24"/>
          <w:lang w:val="en-US"/>
        </w:rPr>
        <w:t xml:space="preserve"> dental practice management, electronic health record, web application, ICONIX, appointment reminders</w:t>
      </w:r>
    </w:p>
    <w:p xmlns:wp14="http://schemas.microsoft.com/office/word/2010/wordml" w14:paraId="62486C05" wp14:textId="77777777">
      <w:pPr>
        <w:pStyle w:val="Normal"/>
        <w:jc w:val="start"/>
        <w:rPr>
          <w:rFonts w:ascii="Times New Roman" w:hAnsi="Times New Roman" w:eastAsia="Times New Roman"/>
          <w:sz w:val="24"/>
          <w:szCs w:val="24"/>
          <w:lang w:val="en-US"/>
        </w:rPr>
      </w:pPr>
      <w:r>
        <w:rPr>
          <w:rFonts w:eastAsia="Times New Roman"/>
          <w:sz w:val="24"/>
          <w:szCs w:val="24"/>
          <w:lang w:val="en-US"/>
        </w:rPr>
      </w:r>
    </w:p>
    <w:p xmlns:wp14="http://schemas.microsoft.com/office/word/2010/wordml" w14:paraId="4101652C" wp14:textId="77777777">
      <w:pPr>
        <w:pStyle w:val="Normal"/>
        <w:ind w:hanging="0"/>
        <w:jc w:val="start"/>
        <w:rPr>
          <w:rFonts w:ascii="Times New Roman" w:hAnsi="Times New Roman" w:eastAsia="Times New Roman"/>
          <w:caps w:val="false"/>
          <w:smallCaps w:val="false"/>
          <w:spacing w:val="0"/>
          <w:sz w:val="24"/>
          <w:szCs w:val="24"/>
          <w:lang w:val="en-US"/>
        </w:rPr>
      </w:pPr>
      <w:r>
        <w:rPr>
          <w:rFonts w:eastAsia="Times New Roman"/>
          <w:caps w:val="false"/>
          <w:smallCaps w:val="false"/>
          <w:spacing w:val="0"/>
          <w:sz w:val="24"/>
          <w:szCs w:val="24"/>
          <w:lang w:val="en-US"/>
        </w:rPr>
      </w:r>
      <w:bookmarkStart w:name="_Toc410899063" w:id="10"/>
    </w:p>
    <w:p xmlns:wp14="http://schemas.microsoft.com/office/word/2010/wordml" w14:paraId="4B99056E" wp14:textId="77777777">
      <w:pPr>
        <w:pStyle w:val="Normal"/>
        <w:ind w:hanging="0"/>
        <w:jc w:val="start"/>
        <w:rPr>
          <w:rFonts w:ascii="Times New Roman" w:hAnsi="Times New Roman" w:eastAsia="Times New Roman"/>
          <w:caps w:val="false"/>
          <w:smallCaps w:val="false"/>
          <w:spacing w:val="0"/>
          <w:sz w:val="24"/>
          <w:szCs w:val="24"/>
          <w:lang w:val="en-US"/>
        </w:rPr>
      </w:pPr>
      <w:r>
        <w:rPr>
          <w:rFonts w:eastAsia="Times New Roman"/>
          <w:caps w:val="false"/>
          <w:smallCaps w:val="false"/>
          <w:spacing w:val="0"/>
          <w:sz w:val="24"/>
          <w:szCs w:val="24"/>
          <w:lang w:val="en-US"/>
        </w:rPr>
      </w:r>
      <w:r>
        <w:br w:type="page"/>
      </w:r>
    </w:p>
    <w:p xmlns:wp14="http://schemas.microsoft.com/office/word/2010/wordml" w:rsidP="6C2EBA1A" w14:paraId="218C1D73" wp14:textId="77777777">
      <w:pPr>
        <w:pStyle w:val="Heading1"/>
        <w:spacing w:before="0" w:after="0"/>
        <w:rPr>
          <w:rStyle w:val="BookTitle"/>
          <w:rFonts w:ascii="Times New Roman" w:hAnsi="Times New Roman" w:eastAsia="Times New Roman" w:cs="Times New Roman"/>
          <w:b w:val="1"/>
          <w:bCs w:val="1"/>
          <w:caps w:val="0"/>
          <w:smallCaps w:val="0"/>
          <w:sz w:val="24"/>
          <w:szCs w:val="24"/>
        </w:rPr>
      </w:pPr>
      <w:bookmarkStart w:name="__RefHeading___Toc10885_794851070" w:id="11"/>
      <w:bookmarkStart w:name="_Toc526087232" w:id="12"/>
      <w:bookmarkStart w:name="_Toc57465588" w:id="13"/>
      <w:bookmarkStart w:name="bm_Introducci_n_162" w:id="14"/>
      <w:bookmarkStart w:name="_Toc261376704" w:id="15"/>
      <w:bookmarkEnd w:id="11"/>
      <w:bookmarkStart w:name="_Toc684397333" w:id="1459047009"/>
      <w:r>
        <w:rPr>
          <w:rStyle w:val="BookTitle"/>
          <w:rFonts w:ascii="Times New Roman" w:hAnsi="Times New Roman" w:eastAsia="Times New Roman" w:cs="Times New Roman"/>
          <w:b w:val="1"/>
          <w:bCs w:val="1"/>
          <w:caps w:val="0"/>
          <w:smallCaps w:val="0"/>
          <w:spacing w:val="0"/>
          <w:sz w:val="24"/>
          <w:szCs w:val="24"/>
        </w:rPr>
        <w:t>Introducción</w:t>
      </w:r>
      <w:bookmarkEnd w:id="10"/>
      <w:bookmarkEnd w:id="12"/>
      <w:bookmarkEnd w:id="13"/>
      <w:bookmarkEnd w:id="14"/>
      <w:bookmarkEnd w:id="15"/>
      <w:bookmarkEnd w:id="1459047009"/>
    </w:p>
    <w:p xmlns:wp14="http://schemas.microsoft.com/office/word/2010/wordml" w14:paraId="565016FA" wp14:textId="77777777">
      <w:pPr>
        <w:pStyle w:val="Normal"/>
        <w:spacing w:before="240" w:after="0"/>
        <w:rPr>
          <w:rFonts w:ascii="Times New Roman" w:hAnsi="Times New Roman"/>
          <w:sz w:val="24"/>
          <w:szCs w:val="24"/>
        </w:rPr>
      </w:pPr>
      <w:r>
        <w:rPr>
          <w:rFonts w:eastAsia="Times New Roman"/>
          <w:color w:val="000000" w:themeColor="text1"/>
          <w:sz w:val="24"/>
          <w:szCs w:val="24"/>
        </w:rPr>
        <w:t>En la actualidad, los consultorios odontológicos requieren sistemas de información que fortalezcan tanto la gestión clínica como la administrativa. Sin embargo, la mayoría de las soluciones comerciales disponibles en el mercado imponen limitaciones en sus planes gratuitos y altos costos en sus planes premium, lo cual afecta la eficiencia de pequeños y medianos consultorios.</w:t>
      </w:r>
    </w:p>
    <w:p xmlns:wp14="http://schemas.microsoft.com/office/word/2010/wordml" w14:paraId="220154C7" wp14:textId="77777777">
      <w:pPr>
        <w:pStyle w:val="Normal"/>
        <w:spacing w:before="240" w:after="0"/>
        <w:rPr>
          <w:rFonts w:ascii="Times New Roman" w:hAnsi="Times New Roman"/>
          <w:sz w:val="24"/>
          <w:szCs w:val="24"/>
        </w:rPr>
      </w:pPr>
      <w:r>
        <w:rPr>
          <w:rFonts w:eastAsia="Times New Roman"/>
          <w:color w:val="000000" w:themeColor="text1"/>
          <w:sz w:val="24"/>
          <w:szCs w:val="24"/>
        </w:rPr>
        <w:t>RAVE Odontología Integral y Estética enfrenta este desafío, al manejar la agenda de citas en una aplicación, los pagos en hojas de cálculo y los documentos clínicos en carpetas independientes, lo que ocasiona pérdida de tiempo y riesgo de errores.</w:t>
      </w:r>
    </w:p>
    <w:p xmlns:wp14="http://schemas.microsoft.com/office/word/2010/wordml" w14:paraId="58E4E69C" wp14:textId="77777777">
      <w:pPr>
        <w:pStyle w:val="Normal"/>
        <w:spacing w:before="240" w:after="0"/>
        <w:rPr>
          <w:rFonts w:ascii="Times New Roman" w:hAnsi="Times New Roman"/>
          <w:sz w:val="24"/>
          <w:szCs w:val="24"/>
        </w:rPr>
      </w:pPr>
      <w:r>
        <w:rPr>
          <w:rFonts w:eastAsia="Times New Roman"/>
          <w:color w:val="000000" w:themeColor="text1"/>
          <w:sz w:val="24"/>
          <w:szCs w:val="24"/>
        </w:rPr>
        <w:t xml:space="preserve">Este proyecto presenta el diseño y desarrollo de una aplicación web que organiza todos estos procesos en un solo sistema, </w:t>
      </w:r>
      <w:del w:id="9005" w:author="Revisión" w:date="2026-10-25T22:30:00Z">
        <w:r>
          <w:rPr>
            <w:rFonts w:eastAsia="Times New Roman"/>
            <w:color w:val="000000" w:themeColor="text1"/>
            <w:sz w:val="24"/>
            <w:szCs w:val="24"/>
          </w:rPr>
          <w:delText xml:space="preserve">permitiendo mejorar la trazabilidad de la información, reducir la tasa de ausentismo y garantizar la seguridad de los datos clínicos.</w:delText>
        </w:r>
      </w:del>
      <w:ins w:id="9006" w:author="Revisión" w:date="2026-10-25T22:30:00Z">
        <w:r>
          <w:rPr>
            <w:rFonts w:eastAsia="Times New Roman"/>
            <w:color w:val="000000" w:themeColor="text1"/>
            <w:sz w:val="24"/>
            <w:szCs w:val="24"/>
          </w:rPr>
          <w:t xml:space="preserve">con el fin de mejorar la trazabilidad de la información, apoyar la reducción del ausentismo por medio de recordatorios y proteger los datos clínicos de los pacientes.</w:t>
        </w:r>
      </w:ins>
    </w:p>
    <w:p xmlns:wp14="http://schemas.microsoft.com/office/word/2010/wordml" w14:paraId="1299C43A" wp14:textId="77777777">
      <w:pPr>
        <w:pStyle w:val="Normal"/>
        <w:spacing w:before="240" w:after="0"/>
        <w:rPr>
          <w:rFonts w:ascii="Times New Roman" w:hAnsi="Times New Roman" w:eastAsia="Times New Roman"/>
          <w:sz w:val="24"/>
          <w:szCs w:val="24"/>
        </w:rPr>
      </w:pPr>
      <w:r>
        <w:rPr>
          <w:rFonts w:eastAsia="Times New Roman"/>
          <w:sz w:val="24"/>
          <w:szCs w:val="24"/>
        </w:rPr>
      </w:r>
    </w:p>
    <w:p xmlns:wp14="http://schemas.microsoft.com/office/word/2010/wordml" w14:paraId="4DDBEF00" wp14:textId="77777777">
      <w:pPr>
        <w:pStyle w:val="Normal"/>
        <w:rPr>
          <w:rFonts w:ascii="Times New Roman" w:hAnsi="Times New Roman" w:eastAsia="Times New Roman"/>
          <w:sz w:val="24"/>
          <w:szCs w:val="24"/>
          <w:lang w:val="es-CO"/>
        </w:rPr>
      </w:pPr>
      <w:r>
        <w:rPr>
          <w:rFonts w:eastAsia="Times New Roman"/>
          <w:sz w:val="24"/>
          <w:szCs w:val="24"/>
          <w:lang w:val="es-CO"/>
        </w:rPr>
      </w:r>
    </w:p>
    <w:p xmlns:wp14="http://schemas.microsoft.com/office/word/2010/wordml" w14:paraId="3461D779" wp14:textId="77777777">
      <w:pPr>
        <w:pStyle w:val="Normal"/>
        <w:ind w:hanging="0"/>
        <w:jc w:val="start"/>
        <w:rPr>
          <w:rFonts w:ascii="Times New Roman" w:hAnsi="Times New Roman" w:eastAsia="Times New Roman"/>
          <w:caps w:val="false"/>
          <w:smallCaps w:val="false"/>
          <w:spacing w:val="0"/>
          <w:sz w:val="24"/>
          <w:szCs w:val="24"/>
        </w:rPr>
      </w:pPr>
      <w:r>
        <w:rPr>
          <w:rFonts w:eastAsia="Times New Roman"/>
          <w:caps w:val="false"/>
          <w:smallCaps w:val="false"/>
          <w:spacing w:val="0"/>
          <w:sz w:val="24"/>
          <w:szCs w:val="24"/>
        </w:rPr>
      </w:r>
      <w:bookmarkStart w:name="_Toc253862390" w:id="16"/>
      <w:bookmarkEnd w:id="159113756"/>
      <w:r>
        <w:br w:type="page"/>
      </w:r>
    </w:p>
    <w:p xmlns:wp14="http://schemas.microsoft.com/office/word/2010/wordml" w14:paraId="26F5883A" wp14:textId="77777777">
      <w:pPr>
        <w:pStyle w:val="Heading1"/>
        <w:spacing w:before="0" w:after="0"/>
        <w:rPr>
          <w:rFonts w:ascii="Times New Roman" w:hAnsi="Times New Roman"/>
          <w:sz w:val="24"/>
          <w:szCs w:val="24"/>
        </w:rPr>
      </w:pPr>
      <w:bookmarkStart w:name="__RefHeading___Toc10887_794851070" w:id="17"/>
      <w:bookmarkStart w:name="_Toc278385765" w:id="18"/>
      <w:bookmarkEnd w:id="17"/>
      <w:bookmarkEnd w:id="18"/>
      <w:bookmarkStart w:name="_Toc1471043816" w:id="1349871654"/>
      <w:r>
        <w:rPr>
          <w:sz w:val="24"/>
          <w:szCs w:val="24"/>
        </w:rPr>
        <w:t>Capítulo 1. Generalidades y Definición del Proyecto</w:t>
      </w:r>
      <w:bookmarkEnd w:id="1349871654"/>
    </w:p>
    <w:p xmlns:wp14="http://schemas.microsoft.com/office/word/2010/wordml" w14:paraId="1CEBDE98" wp14:textId="77777777">
      <w:pPr>
        <w:pStyle w:val="Heading2"/>
        <w:rPr>
          <w:rFonts w:ascii="Times New Roman" w:hAnsi="Times New Roman"/>
          <w:sz w:val="24"/>
          <w:szCs w:val="24"/>
        </w:rPr>
      </w:pPr>
      <w:bookmarkStart w:name="__RefHeading___Toc10889_794851070" w:id="19"/>
      <w:bookmarkStart w:name="_Toc1102139450" w:id="20"/>
      <w:bookmarkStart w:name="_Toc206162563" w:id="21"/>
      <w:bookmarkStart w:name="bm_1_1_Planteamiento_del_Problema_108" w:id="22"/>
      <w:bookmarkStart w:name="_Toc1154370626" w:id="23"/>
      <w:bookmarkEnd w:id="19"/>
      <w:bookmarkStart w:name="_Toc1687850372" w:id="917452134"/>
      <w:r>
        <w:rPr>
          <w:rFonts w:eastAsia="Times New Roman" w:cs="Times New Roman"/>
          <w:sz w:val="24"/>
          <w:szCs w:val="24"/>
        </w:rPr>
        <w:t>1.1 Planteamiento y Formulación del Problema</w:t>
      </w:r>
      <w:bookmarkEnd w:id="20"/>
      <w:bookmarkEnd w:id="21"/>
      <w:bookmarkEnd w:id="22"/>
      <w:bookmarkEnd w:id="23"/>
      <w:bookmarkEnd w:id="917452134"/>
    </w:p>
    <w:p xmlns:wp14="http://schemas.microsoft.com/office/word/2010/wordml" w14:paraId="20801FA9" wp14:textId="5BE616C0">
      <w:pPr>
        <w:pStyle w:val="Normal"/>
        <w:rPr>
          <w:rFonts w:ascii="Times New Roman" w:hAnsi="Times New Roman"/>
          <w:sz w:val="24"/>
          <w:szCs w:val="24"/>
        </w:rPr>
      </w:pPr>
      <w:r>
        <w:rPr>
          <w:rFonts w:eastAsia="Times New Roman"/>
          <w:sz w:val="24"/>
          <w:szCs w:val="24"/>
        </w:rPr>
        <w:t>La transformación digital en el sector salud ha evidenciado que el uso de sistemas de información mejora la calidad de los servicios, garantiza la continuidad de la atención y fortalece la trazabilidad de la información clínica (Bastías-Butler &amp; Ulrich, 2019). Sin embargo, las pequeñas y medianas clínicas odontológicas enfrentan barreras como altos costos de licencias, falta de capacitación del personal y resistencia al cambio organizacional (Bravo Calderón et al., 2025).</w:t>
      </w:r>
    </w:p>
    <w:p xmlns:wp14="http://schemas.microsoft.com/office/word/2010/wordml" w14:paraId="1E6537B6" wp14:textId="77777777">
      <w:pPr>
        <w:pStyle w:val="Normal"/>
        <w:rPr>
          <w:rFonts w:ascii="Times New Roman" w:hAnsi="Times New Roman"/>
          <w:sz w:val="24"/>
          <w:szCs w:val="24"/>
        </w:rPr>
      </w:pPr>
      <w:r>
        <w:rPr>
          <w:rFonts w:eastAsia="Times New Roman"/>
          <w:sz w:val="24"/>
          <w:szCs w:val="24"/>
        </w:rPr>
        <w:t>El consultorio RAVE ejemplifica esta situación al gestionar sus procesos: agendas externas para citas, carpetas físicas para historias clínicas, y canales independientes para comunicación con pacientes. Esto genera múltiples problemas, tales como:</w:t>
      </w:r>
    </w:p>
    <w:p xmlns:wp14="http://schemas.microsoft.com/office/word/2010/wordml" w14:paraId="75249EDD" wp14:textId="77777777">
      <w:pPr>
        <w:pStyle w:val="ListParagraph"/>
        <w:numPr>
          <w:ilvl w:val="0"/>
          <w:numId w:val="4"/>
        </w:numPr>
        <w:ind w:start="732" w:firstLine="708"/>
        <w:rPr>
          <w:rFonts w:ascii="Times New Roman" w:hAnsi="Times New Roman"/>
          <w:sz w:val="24"/>
          <w:szCs w:val="24"/>
        </w:rPr>
      </w:pPr>
      <w:r>
        <w:rPr>
          <w:rFonts w:eastAsia="Times New Roman"/>
          <w:sz w:val="24"/>
          <w:szCs w:val="24"/>
        </w:rPr>
        <w:t>Gestión de citas ineficiente: Dificultad para visualizar disponibilidad, cruces de horarios y ausencia de confirmaciones.</w:t>
      </w:r>
    </w:p>
    <w:p xmlns:wp14="http://schemas.microsoft.com/office/word/2010/wordml" w14:paraId="38EA85FC" wp14:textId="77777777">
      <w:pPr>
        <w:pStyle w:val="ListParagraph"/>
        <w:numPr>
          <w:ilvl w:val="0"/>
          <w:numId w:val="4"/>
        </w:numPr>
        <w:ind w:start="732" w:firstLine="708"/>
        <w:rPr>
          <w:rFonts w:ascii="Times New Roman" w:hAnsi="Times New Roman"/>
          <w:sz w:val="24"/>
          <w:szCs w:val="24"/>
        </w:rPr>
      </w:pPr>
      <w:r>
        <w:rPr>
          <w:rFonts w:eastAsia="Times New Roman"/>
          <w:sz w:val="24"/>
          <w:szCs w:val="24"/>
        </w:rPr>
        <w:t>Historias clínicas dispersas: Pérdida de tiempo buscando información, riesgo de registros incompletos y dificultad para dar seguimiento a tratamientos.</w:t>
      </w:r>
    </w:p>
    <w:p xmlns:wp14="http://schemas.microsoft.com/office/word/2010/wordml" w14:paraId="1EEC4962" wp14:textId="77777777">
      <w:pPr>
        <w:pStyle w:val="ListParagraph"/>
        <w:numPr>
          <w:ilvl w:val="0"/>
          <w:numId w:val="4"/>
        </w:numPr>
        <w:ind w:start="732" w:firstLine="708"/>
        <w:rPr>
          <w:rFonts w:ascii="Times New Roman" w:hAnsi="Times New Roman"/>
          <w:sz w:val="24"/>
          <w:szCs w:val="24"/>
        </w:rPr>
      </w:pPr>
      <w:r>
        <w:rPr>
          <w:rFonts w:eastAsia="Times New Roman"/>
          <w:sz w:val="24"/>
          <w:szCs w:val="24"/>
        </w:rPr>
        <w:t>Alto ausentismo: Falta de recordatorios oportunos que resulta en citas perdidas y recursos desaprovechados.</w:t>
      </w:r>
    </w:p>
    <w:p xmlns:wp14="http://schemas.microsoft.com/office/word/2010/wordml" w14:paraId="3CF2D8B6" wp14:textId="77777777">
      <w:pPr>
        <w:pStyle w:val="ListParagraph"/>
        <w:ind w:start="2148" w:firstLine="708"/>
        <w:rPr>
          <w:rFonts w:ascii="Times New Roman" w:hAnsi="Times New Roman" w:eastAsia="Times New Roman"/>
          <w:sz w:val="24"/>
          <w:szCs w:val="24"/>
        </w:rPr>
      </w:pPr>
      <w:r>
        <w:rPr>
          <w:rFonts w:eastAsia="Times New Roman"/>
          <w:sz w:val="24"/>
          <w:szCs w:val="24"/>
        </w:rPr>
      </w:r>
    </w:p>
    <w:p xmlns:wp14="http://schemas.microsoft.com/office/word/2010/wordml" w14:paraId="75142CCE" wp14:textId="77777777">
      <w:pPr>
        <w:pStyle w:val="Normal"/>
        <w:rPr>
          <w:rFonts w:ascii="Times New Roman" w:hAnsi="Times New Roman"/>
          <w:sz w:val="24"/>
          <w:szCs w:val="24"/>
        </w:rPr>
      </w:pPr>
      <w:r>
        <w:rPr>
          <w:rFonts w:eastAsia="Times New Roman"/>
          <w:sz w:val="24"/>
          <w:szCs w:val="24"/>
        </w:rPr>
        <w:t xml:space="preserve">Esta dependencia de herramientas limita la eficiencia de los procesos y profundiza las brechas entre consultorios pequeños y grandes instituciones de salud (Bravo Calderón et al., 2025). El ausentismo de pacientes, la pérdida de información clínica y la comunicación ineficiente comprometen tanto la calidad del servicio como la sostenibilidad financiera del consultorio. Con base en lo anterior, se formula la siguiente pregunta: </w:t>
      </w:r>
      <w:del w:id="9007" w:author="Revisión" w:date="2026-10-25T22:30:00Z">
        <w:r>
          <w:rPr>
            <w:rFonts w:eastAsia="Times New Roman"/>
            <w:sz w:val="24"/>
            <w:szCs w:val="24"/>
          </w:rPr>
          <w:delText xml:space="preserve">¿De qué manera el desarrollo e implementación de una aplicación web puede disminuir la cantidad de errores en la gestión de los procesos clínicos y administrativos en el consultorio RAVE?</w:delText>
        </w:r>
      </w:del>
      <w:ins w:id="9008" w:author="Revisión" w:date="2026-10-25T22:30:00Z">
        <w:r>
          <w:rPr>
            <w:rFonts w:eastAsia="Times New Roman"/>
            <w:sz w:val="24"/>
            <w:szCs w:val="24"/>
          </w:rPr>
          <w:t xml:space="preserve">¿Cómo puede una aplicación web que integre el agendamiento de citas, la historia clínica odontológica y los recordatorios a pacientes mejorar la gestión de los procesos clínicos y administrativos del consultorio RAVE?</w:t>
        </w:r>
      </w:ins>
    </w:p>
    <w:p xmlns:wp14="http://schemas.microsoft.com/office/word/2010/wordml" w14:paraId="025B4ECE" wp14:textId="77777777">
      <w:pPr>
        <w:pStyle w:val="Heading2"/>
        <w:rPr>
          <w:rFonts w:ascii="Times New Roman" w:hAnsi="Times New Roman"/>
          <w:sz w:val="24"/>
          <w:szCs w:val="24"/>
        </w:rPr>
      </w:pPr>
      <w:bookmarkStart w:name="__RefHeading___Toc10891_794851070" w:id="24"/>
      <w:bookmarkStart w:name="_Toc1772881487" w:id="25"/>
      <w:bookmarkStart w:name="_Toc34378534" w:id="26"/>
      <w:bookmarkStart w:name="bm_1_2_Justificaci_n_109" w:id="27"/>
      <w:bookmarkStart w:name="_Toc203763004" w:id="28"/>
      <w:bookmarkEnd w:id="24"/>
      <w:bookmarkStart w:name="_Toc541269404" w:id="1977419724"/>
      <w:r>
        <w:rPr>
          <w:rFonts w:eastAsia="Times New Roman" w:cs="Times New Roman"/>
          <w:sz w:val="24"/>
          <w:szCs w:val="24"/>
        </w:rPr>
        <w:t>1.2 Justificación</w:t>
      </w:r>
      <w:bookmarkEnd w:id="25"/>
      <w:bookmarkEnd w:id="26"/>
      <w:bookmarkEnd w:id="27"/>
      <w:bookmarkEnd w:id="28"/>
      <w:bookmarkEnd w:id="1977419724"/>
    </w:p>
    <w:p xmlns:wp14="http://schemas.microsoft.com/office/word/2010/wordml" w14:paraId="295C639F" wp14:textId="45772E51">
      <w:pPr>
        <w:pStyle w:val="Normal"/>
        <w:rPr>
          <w:rFonts w:ascii="Times New Roman" w:hAnsi="Times New Roman"/>
          <w:sz w:val="24"/>
          <w:szCs w:val="24"/>
        </w:rPr>
      </w:pPr>
      <w:r>
        <w:rPr>
          <w:rFonts w:eastAsia="Times New Roman"/>
          <w:sz w:val="24"/>
          <w:szCs w:val="24"/>
        </w:rPr>
        <w:t>El consultorio RAVE enfrenta dificultades operativas derivadas de la gestión de sus principales procesos. La historia clínica electrónica permite reunir los registros de salud, reducir errores asociados al manejo manual de la información apoyando la gestión clínica (Bastías-Butler &amp; Ulrich, 2019), pero el consultorio carece de una herramienta que vincule este registro con el agendamiento y las comunicaciones.</w:t>
      </w:r>
    </w:p>
    <w:p xmlns:wp14="http://schemas.microsoft.com/office/word/2010/wordml" w14:paraId="782700CD" wp14:textId="77777777">
      <w:pPr>
        <w:pStyle w:val="Normal"/>
        <w:rPr>
          <w:rFonts w:ascii="Times New Roman" w:hAnsi="Times New Roman"/>
          <w:sz w:val="24"/>
          <w:szCs w:val="24"/>
        </w:rPr>
      </w:pPr>
      <w:r>
        <w:rPr>
          <w:rFonts w:eastAsia="Times New Roman"/>
          <w:sz w:val="24"/>
          <w:szCs w:val="24"/>
        </w:rPr>
        <w:t>Estudios en clínicas odontológicas evidencian que cuando se organizan mejor los registros y se estructuran los procesos internos con apoyo de herramientas digitales, el personal puede trabajar con mayor claridad, se reducen confusiones y mejora la disponibilidad de información (Bravo Calderón et al., 2025). El uso de agenda, historia clínica y recordatorios responde a tres necesidades fundamentales:</w:t>
      </w:r>
    </w:p>
    <w:p xmlns:wp14="http://schemas.microsoft.com/office/word/2010/wordml" w14:paraId="0FB78278" wp14:textId="77777777">
      <w:pPr>
        <w:pStyle w:val="Normal"/>
        <w:rPr>
          <w:rFonts w:ascii="Times New Roman" w:hAnsi="Times New Roman" w:eastAsia="Times New Roman"/>
          <w:sz w:val="24"/>
          <w:szCs w:val="24"/>
        </w:rPr>
      </w:pPr>
      <w:r>
        <w:rPr>
          <w:rFonts w:eastAsia="Times New Roman"/>
          <w:sz w:val="24"/>
          <w:szCs w:val="24"/>
        </w:rPr>
      </w:r>
    </w:p>
    <w:p xmlns:wp14="http://schemas.microsoft.com/office/word/2010/wordml" w14:paraId="43D2DECE" wp14:textId="77777777">
      <w:pPr>
        <w:pStyle w:val="ListParagraph"/>
        <w:numPr>
          <w:ilvl w:val="0"/>
          <w:numId w:val="3"/>
        </w:numPr>
        <w:ind w:start="732" w:firstLine="708"/>
        <w:rPr>
          <w:rFonts w:ascii="Times New Roman" w:hAnsi="Times New Roman"/>
          <w:sz w:val="24"/>
          <w:szCs w:val="24"/>
        </w:rPr>
      </w:pPr>
      <w:r>
        <w:rPr>
          <w:rFonts w:eastAsia="Times New Roman"/>
          <w:sz w:val="24"/>
          <w:szCs w:val="24"/>
        </w:rPr>
        <w:t>Agendamiento eficiente: Una agenda digital elimina conflictos de horarios, facilita la visualización de disponibilidad y permite gestionar reprogramaciones de manera ágil.</w:t>
      </w:r>
    </w:p>
    <w:p xmlns:wp14="http://schemas.microsoft.com/office/word/2010/wordml" w14:paraId="0DCA4034" wp14:textId="77777777">
      <w:pPr>
        <w:pStyle w:val="ListParagraph"/>
        <w:numPr>
          <w:ilvl w:val="0"/>
          <w:numId w:val="3"/>
        </w:numPr>
        <w:ind w:start="732" w:firstLine="708"/>
        <w:rPr>
          <w:rFonts w:ascii="Times New Roman" w:hAnsi="Times New Roman"/>
          <w:sz w:val="24"/>
          <w:szCs w:val="24"/>
        </w:rPr>
      </w:pPr>
      <w:r>
        <w:rPr>
          <w:rFonts w:eastAsia="Times New Roman"/>
          <w:sz w:val="24"/>
          <w:szCs w:val="24"/>
        </w:rPr>
        <w:t xml:space="preserve">Trazabilidad clínica: </w:t>
      </w:r>
      <w:del w:id="9009" w:author="Revisión" w:date="2026-10-25T22:30:00Z">
        <w:r>
          <w:rPr>
            <w:rFonts w:eastAsia="Times New Roman"/>
            <w:sz w:val="24"/>
            <w:szCs w:val="24"/>
          </w:rPr>
          <w:delText xml:space="preserve">La historia clínica electrónica documenta de manera continua los eventos clínicos de un paciente, permitiendo su consulta y actualización por profesionales autorizados (Luna et al., 2018). Un historial clínico digital estructurado mejora el seguimiento de tratamientos y la toma de decisiones clínicas.</w:delText>
        </w:r>
      </w:del>
      <w:ins w:id="9010" w:author="Revisión" w:date="2026-10-25T22:30:00Z">
        <w:r>
          <w:rPr>
            <w:rFonts w:eastAsia="Times New Roman"/>
            <w:sz w:val="24"/>
            <w:szCs w:val="24"/>
          </w:rPr>
          <w:t xml:space="preserve">Cuando la historia clínica se lleva en formato electrónico, con la estructura que se describe en el numeral 2.2.2, la información de cada atención queda disponible para los profesionales autorizados, lo que facilita el seguimiento de los tratamientos y la toma de decisiones clínicas (Luna et al., 2018).</w:t>
        </w:r>
      </w:ins>
    </w:p>
    <w:p xmlns:wp14="http://schemas.microsoft.com/office/word/2010/wordml" w14:paraId="1E6B1DAD" wp14:textId="0A4136C7">
      <w:pPr>
        <w:pStyle w:val="ListParagraph"/>
        <w:numPr>
          <w:ilvl w:val="0"/>
          <w:numId w:val="3"/>
        </w:numPr>
        <w:ind w:start="732" w:firstLine="708"/>
        <w:rPr>
          <w:rFonts w:ascii="Times New Roman" w:hAnsi="Times New Roman"/>
          <w:sz w:val="24"/>
          <w:szCs w:val="24"/>
        </w:rPr>
      </w:pPr>
      <w:r>
        <w:rPr>
          <w:rFonts w:eastAsia="Times New Roman"/>
          <w:sz w:val="24"/>
          <w:szCs w:val="24"/>
        </w:rPr>
        <w:t xml:space="preserve">Reducción del ausentismo: Los recordatorios automatizados han demostrado disminuir significativamente las inasistencias a citas, optimizando el uso del tiempo del consultorio y mejorando la adherencia a tratamientos (Gurol-Urganci et al., 2013).</w:t>
      </w:r>
    </w:p>
    <w:p xmlns:wp14="http://schemas.microsoft.com/office/word/2010/wordml" w14:paraId="7888648A" wp14:textId="77777777">
      <w:pPr>
        <w:pStyle w:val="Normal"/>
        <w:rPr>
          <w:rFonts w:ascii="Times New Roman" w:hAnsi="Times New Roman"/>
          <w:sz w:val="24"/>
          <w:szCs w:val="24"/>
        </w:rPr>
      </w:pPr>
      <w:r>
        <w:rPr>
          <w:rFonts w:eastAsia="Times New Roman"/>
          <w:sz w:val="24"/>
          <w:szCs w:val="24"/>
        </w:rPr>
        <w:t>Esta solución específica, ajustada al contexto del consultorio, supera las limitaciones de aplicaciones comerciales genéricas que incluyen funcionalidades innecesarias a costos elevados, mientras omiten la usabilidad efectiva de estos tres procesos esenciales.</w:t>
      </w:r>
    </w:p>
    <w:p xmlns:wp14="http://schemas.microsoft.com/office/word/2010/wordml" w14:paraId="585F6620" wp14:textId="77777777">
      <w:pPr>
        <w:pStyle w:val="Normal"/>
        <w:rPr>
          <w:rFonts w:ascii="Times New Roman" w:hAnsi="Times New Roman"/>
          <w:sz w:val="24"/>
          <w:szCs w:val="24"/>
        </w:rPr>
      </w:pPr>
      <w:r>
        <w:rPr>
          <w:rFonts w:eastAsia="Times New Roman"/>
          <w:sz w:val="24"/>
          <w:szCs w:val="24"/>
        </w:rPr>
        <w:t>Desde una perspectiva ambiental, la digitalización de la historia clínica, contemplada en el módulo respectivo del sistema (numeral 1.4) sustituye el archivo físico en papel por un registro electrónico, reduciendo el consumo de insumos de oficina y el espacio destinado al almacenamiento documental del consultorio.</w:t>
      </w:r>
    </w:p>
    <w:p xmlns:wp14="http://schemas.microsoft.com/office/word/2010/wordml" w14:paraId="54F69B51" wp14:textId="77777777">
      <w:pPr>
        <w:pStyle w:val="Normal"/>
        <w:rPr>
          <w:rFonts w:ascii="Times New Roman" w:hAnsi="Times New Roman"/>
          <w:sz w:val="24"/>
          <w:szCs w:val="24"/>
        </w:rPr>
      </w:pPr>
      <w:r>
        <w:rPr>
          <w:rFonts w:eastAsia="Times New Roman"/>
          <w:sz w:val="24"/>
          <w:szCs w:val="24"/>
        </w:rPr>
        <w:t xml:space="preserve">Desde una perspectiva académica, el proyecto integra conocimientos de ingeniería de software, modelado de procesos y gestión de bases de datos aplicados a un caso real del sector salud, constituyendo un antecedente documentado </w:t>
      </w:r>
      <w:del w:id="9011" w:author="Revisión" w:date="2026-10-25T22:30:00Z">
        <w:r>
          <w:rPr>
            <w:rFonts w:eastAsia="Times New Roman"/>
            <w:sz w:val="24"/>
            <w:szCs w:val="24"/>
          </w:rPr>
          <w:delText xml:space="preserve">(desarrollado bajo la metodología ICONIX descrita en el Capítulo 2)</w:delText>
        </w:r>
      </w:del>
      <w:ins w:id="9012" w:author="Revisión" w:date="2026-10-25T22:30:00Z">
        <w:r>
          <w:rPr>
            <w:rFonts w:eastAsia="Times New Roman"/>
            <w:sz w:val="24"/>
            <w:szCs w:val="24"/>
          </w:rPr>
          <w:t xml:space="preserve">(desarrollado con la metodología ICONIX, cuya selección se justifica en el numeral 2.2.3 y cuya aplicación se describe en el Capítulo 3)</w:t>
        </w:r>
      </w:ins>
      <w:r>
        <w:rPr>
          <w:rFonts w:eastAsia="Times New Roman"/>
          <w:sz w:val="24"/>
          <w:szCs w:val="24"/>
        </w:rPr>
        <w:t xml:space="preserve"> para futuros trabajos de grado orientados a la digitalización de consultorios odontológicos independientes de tamaño similar.</w:t>
      </w:r>
    </w:p>
    <w:p xmlns:wp14="http://schemas.microsoft.com/office/word/2010/wordml" w14:paraId="1FC39945" wp14:textId="77777777">
      <w:pPr>
        <w:pStyle w:val="Normal"/>
        <w:rPr>
          <w:rFonts w:ascii="Times New Roman" w:hAnsi="Times New Roman" w:eastAsia="Times New Roman"/>
          <w:sz w:val="24"/>
          <w:szCs w:val="24"/>
        </w:rPr>
      </w:pPr>
      <w:r>
        <w:rPr>
          <w:rFonts w:eastAsia="Times New Roman"/>
          <w:sz w:val="24"/>
          <w:szCs w:val="24"/>
        </w:rPr>
      </w:r>
    </w:p>
    <w:p xmlns:wp14="http://schemas.microsoft.com/office/word/2010/wordml" w14:paraId="0562CB0E" wp14:textId="77777777">
      <w:pPr>
        <w:pStyle w:val="Normal"/>
        <w:rPr>
          <w:rFonts w:ascii="Times New Roman" w:hAnsi="Times New Roman" w:eastAsia="Times New Roman"/>
          <w:sz w:val="24"/>
          <w:szCs w:val="24"/>
        </w:rPr>
      </w:pPr>
      <w:r>
        <w:rPr>
          <w:rFonts w:eastAsia="Times New Roman"/>
          <w:sz w:val="24"/>
          <w:szCs w:val="24"/>
        </w:rPr>
      </w:r>
    </w:p>
    <w:p xmlns:wp14="http://schemas.microsoft.com/office/word/2010/wordml" w:rsidP="6C2EBA1A" w14:paraId="63DE96EA" wp14:textId="77777777">
      <w:pPr>
        <w:pStyle w:val="Heading2"/>
        <w:rPr>
          <w:rStyle w:val="BookTitle"/>
          <w:rFonts w:ascii="Times New Roman" w:hAnsi="Times New Roman" w:eastAsia="Times New Roman" w:cs="Times New Roman"/>
          <w:b w:val="1"/>
          <w:bCs w:val="1"/>
          <w:caps w:val="0"/>
          <w:smallCaps w:val="0"/>
          <w:sz w:val="24"/>
          <w:szCs w:val="24"/>
        </w:rPr>
      </w:pPr>
      <w:bookmarkStart w:name="__RefHeading___Toc10893_794851070" w:id="29"/>
      <w:bookmarkStart w:name="_Toc1936793556" w:id="30"/>
      <w:bookmarkStart w:name="_Toc526638372" w:id="31"/>
      <w:bookmarkStart w:name="bm_1_3_Objetivos_110" w:id="32"/>
      <w:bookmarkStart w:name="_Toc1039389420" w:id="33"/>
      <w:bookmarkEnd w:id="29"/>
      <w:bookmarkStart w:name="_Toc597503697" w:id="118869984"/>
      <w:r>
        <w:rPr>
          <w:rStyle w:val="BookTitle"/>
          <w:rFonts w:ascii="Times New Roman" w:hAnsi="Times New Roman" w:eastAsia="Times New Roman" w:cs="Times New Roman"/>
          <w:b w:val="1"/>
          <w:bCs w:val="1"/>
          <w:caps w:val="0"/>
          <w:smallCaps w:val="0"/>
          <w:spacing w:val="0"/>
          <w:sz w:val="24"/>
          <w:szCs w:val="24"/>
        </w:rPr>
        <w:t>1.3 Objetivos del Proyecto</w:t>
      </w:r>
      <w:bookmarkEnd w:id="16"/>
      <w:bookmarkEnd w:id="30"/>
      <w:bookmarkEnd w:id="31"/>
      <w:bookmarkEnd w:id="32"/>
      <w:bookmarkEnd w:id="33"/>
      <w:bookmarkEnd w:id="118869984"/>
    </w:p>
    <w:p xmlns:wp14="http://schemas.microsoft.com/office/word/2010/wordml" w:rsidP="6C2EBA1A" w14:paraId="0154F57D" wp14:textId="77777777">
      <w:pPr>
        <w:pStyle w:val="Heading3"/>
        <w:rPr>
          <w:rStyle w:val="BookTitle"/>
          <w:rFonts w:ascii="Times New Roman" w:hAnsi="Times New Roman" w:eastAsia="Times New Roman" w:cs="Times New Roman"/>
          <w:b w:val="1"/>
          <w:bCs w:val="1"/>
          <w:caps w:val="0"/>
          <w:smallCaps w:val="0"/>
          <w:sz w:val="24"/>
          <w:szCs w:val="24"/>
          <w:lang w:val="es-CO"/>
        </w:rPr>
      </w:pPr>
      <w:bookmarkStart w:name="__RefHeading___Toc10895_794851070" w:id="34"/>
      <w:bookmarkStart w:name="_Toc253862391" w:id="35"/>
      <w:bookmarkStart w:name="_Toc1747461110" w:id="36"/>
      <w:bookmarkStart w:name="_Toc1753166169" w:id="37"/>
      <w:bookmarkStart w:name="bm_1_3_1_Objetivo_General_111" w:id="38"/>
      <w:bookmarkStart w:name="_Toc291494734" w:id="39"/>
      <w:bookmarkEnd w:id="34"/>
      <w:bookmarkStart w:name="_Toc1805563284" w:id="352357818"/>
      <w:r>
        <w:rPr>
          <w:rStyle w:val="BookTitle"/>
          <w:rFonts w:ascii="Times New Roman" w:hAnsi="Times New Roman" w:eastAsia="Times New Roman" w:cs="Times New Roman"/>
          <w:b w:val="1"/>
          <w:bCs w:val="1"/>
          <w:caps w:val="0"/>
          <w:smallCaps w:val="0"/>
          <w:spacing w:val="0"/>
          <w:sz w:val="24"/>
          <w:szCs w:val="24"/>
          <w:lang w:val="es-CO"/>
        </w:rPr>
        <w:t>1.3.1 Objetivo General</w:t>
      </w:r>
      <w:bookmarkEnd w:id="35"/>
      <w:bookmarkEnd w:id="36"/>
      <w:bookmarkEnd w:id="37"/>
      <w:bookmarkEnd w:id="38"/>
      <w:bookmarkEnd w:id="39"/>
      <w:bookmarkEnd w:id="352357818"/>
    </w:p>
    <w:p xmlns:wp14="http://schemas.microsoft.com/office/word/2010/wordml" w14:paraId="18F506B7" wp14:textId="77777777">
      <w:pPr>
        <w:pStyle w:val="Normal"/>
        <w:spacing w:before="0" w:after="600"/>
        <w:rPr>
          <w:rFonts w:ascii="Times New Roman" w:hAnsi="Times New Roman"/>
          <w:sz w:val="24"/>
          <w:szCs w:val="24"/>
        </w:rPr>
      </w:pPr>
      <w:r>
        <w:rPr>
          <w:rFonts w:eastAsia="Times New Roman"/>
          <w:sz w:val="24"/>
          <w:szCs w:val="24"/>
        </w:rPr>
        <w:t>Desarrollar una aplicación web que permita administrar los procesos clínicos y administrativos del consultorio odontológico RAVE.</w:t>
      </w:r>
    </w:p>
    <w:p xmlns:wp14="http://schemas.microsoft.com/office/word/2010/wordml" w:rsidP="6C2EBA1A" w14:paraId="17CF3280" wp14:textId="77777777">
      <w:pPr>
        <w:pStyle w:val="Heading3"/>
        <w:rPr>
          <w:rStyle w:val="BookTitle"/>
          <w:rFonts w:ascii="Times New Roman" w:hAnsi="Times New Roman" w:eastAsia="Times New Roman" w:cs="Times New Roman"/>
          <w:b w:val="1"/>
          <w:bCs w:val="1"/>
          <w:caps w:val="0"/>
          <w:smallCaps w:val="0"/>
          <w:sz w:val="24"/>
          <w:szCs w:val="24"/>
          <w:lang w:val="es-CO"/>
        </w:rPr>
      </w:pPr>
      <w:bookmarkStart w:name="__RefHeading___Toc10897_794851070" w:id="40"/>
      <w:bookmarkStart w:name="_Toc253862392" w:id="41"/>
      <w:bookmarkStart w:name="_Toc979185469" w:id="42"/>
      <w:bookmarkStart w:name="_Toc611089779" w:id="43"/>
      <w:bookmarkStart w:name="bm_1_3_2_Objetivos_Espec_ficos_112" w:id="44"/>
      <w:bookmarkStart w:name="_Toc742906574" w:id="45"/>
      <w:bookmarkEnd w:id="40"/>
      <w:bookmarkStart w:name="_Toc1395667679" w:id="522313857"/>
      <w:r>
        <w:rPr>
          <w:rStyle w:val="BookTitle"/>
          <w:rFonts w:ascii="Times New Roman" w:hAnsi="Times New Roman" w:eastAsia="Times New Roman" w:cs="Times New Roman"/>
          <w:b w:val="1"/>
          <w:bCs w:val="1"/>
          <w:caps w:val="0"/>
          <w:smallCaps w:val="0"/>
          <w:spacing w:val="0"/>
          <w:sz w:val="24"/>
          <w:szCs w:val="24"/>
          <w:lang w:val="es-CO"/>
        </w:rPr>
        <w:t>1.3.2 Objetivos Específicos</w:t>
      </w:r>
      <w:bookmarkEnd w:id="41"/>
      <w:bookmarkEnd w:id="42"/>
      <w:bookmarkEnd w:id="43"/>
      <w:bookmarkEnd w:id="44"/>
      <w:bookmarkEnd w:id="45"/>
      <w:bookmarkEnd w:id="522313857"/>
    </w:p>
    <w:p xmlns:wp14="http://schemas.microsoft.com/office/word/2010/wordml" w14:paraId="1865652F" wp14:textId="77777777">
      <w:pPr>
        <w:pStyle w:val="Normal"/>
        <w:rPr>
          <w:rFonts w:ascii="Times New Roman" w:hAnsi="Times New Roman"/>
          <w:sz w:val="24"/>
          <w:szCs w:val="24"/>
        </w:rPr>
      </w:pPr>
      <w:r>
        <w:rPr>
          <w:rFonts w:eastAsia="Times New Roman"/>
          <w:sz w:val="24"/>
          <w:szCs w:val="24"/>
        </w:rPr>
        <w:t xml:space="preserve">•  Analizar los procesos actuales de agendamiento de citas, manejo de historias clínicas y comunicación con pacientes, identificando necesidades y limitaciones específicas del consultorio RAVE y con ello realizar el levantamiento de requerimientos. </w:t>
      </w:r>
    </w:p>
    <w:p xmlns:wp14="http://schemas.microsoft.com/office/word/2010/wordml" w14:paraId="23836A4B" wp14:textId="77777777">
      <w:pPr>
        <w:pStyle w:val="Normal"/>
        <w:rPr>
          <w:rFonts w:ascii="Times New Roman" w:hAnsi="Times New Roman"/>
          <w:sz w:val="24"/>
          <w:szCs w:val="24"/>
        </w:rPr>
      </w:pPr>
      <w:r>
        <w:rPr>
          <w:rFonts w:eastAsia="Times New Roman"/>
          <w:sz w:val="24"/>
          <w:szCs w:val="24"/>
        </w:rPr>
        <w:t xml:space="preserve">•  Diseñar el modelo del sistema web que incluya los módulos de agenda de citas, historia clínica odontológica y recordatorios automáticos a pacientes. </w:t>
      </w:r>
    </w:p>
    <w:p xmlns:wp14="http://schemas.microsoft.com/office/word/2010/wordml" w14:paraId="1D52C094" wp14:textId="77777777">
      <w:pPr>
        <w:pStyle w:val="Normal"/>
        <w:rPr>
          <w:rFonts w:ascii="Times New Roman" w:hAnsi="Times New Roman"/>
          <w:sz w:val="24"/>
          <w:szCs w:val="24"/>
        </w:rPr>
      </w:pPr>
      <w:r>
        <w:rPr>
          <w:rFonts w:eastAsia="Times New Roman"/>
          <w:sz w:val="24"/>
          <w:szCs w:val="24"/>
        </w:rPr>
        <w:t xml:space="preserve">•  Desarrollar la aplicación web asegurando la correcta interacción entre el agendamiento, el registro clínico y las comunicaciones. </w:t>
      </w:r>
    </w:p>
    <w:p xmlns:wp14="http://schemas.microsoft.com/office/word/2010/wordml" w14:paraId="618BC211" wp14:textId="77777777">
      <w:pPr>
        <w:pStyle w:val="Normal"/>
        <w:rPr>
          <w:rFonts w:ascii="Times New Roman" w:hAnsi="Times New Roman"/>
          <w:sz w:val="24"/>
          <w:szCs w:val="24"/>
        </w:rPr>
      </w:pPr>
      <w:r>
        <w:rPr>
          <w:rFonts w:eastAsia="Times New Roman"/>
          <w:sz w:val="24"/>
          <w:szCs w:val="24"/>
        </w:rPr>
        <w:t xml:space="preserve">•  Evaluar el funcionamiento del sistema mediante pruebas de usabilidad y validación con el personal del consultorio, verificando el cumplimiento de los requerimientos establecidos.</w:t>
      </w:r>
    </w:p>
    <w:p xmlns:wp14="http://schemas.microsoft.com/office/word/2010/wordml" w14:paraId="34CE0A41" wp14:textId="77777777">
      <w:pPr>
        <w:pStyle w:val="Normal"/>
        <w:rPr>
          <w:rFonts w:ascii="Times New Roman" w:hAnsi="Times New Roman" w:eastAsia="Times New Roman"/>
          <w:sz w:val="24"/>
          <w:szCs w:val="24"/>
        </w:rPr>
      </w:pPr>
      <w:r>
        <w:rPr>
          <w:rFonts w:eastAsia="Times New Roman"/>
          <w:sz w:val="24"/>
          <w:szCs w:val="24"/>
        </w:rPr>
      </w:r>
    </w:p>
    <w:p xmlns:wp14="http://schemas.microsoft.com/office/word/2010/wordml" w14:paraId="0DC5D5BB" wp14:textId="77777777">
      <w:pPr>
        <w:pStyle w:val="Heading2"/>
        <w:rPr>
          <w:rFonts w:ascii="Times New Roman" w:hAnsi="Times New Roman"/>
          <w:sz w:val="24"/>
          <w:szCs w:val="24"/>
        </w:rPr>
      </w:pPr>
      <w:bookmarkStart w:name="__RefHeading___Toc10899_794851070" w:id="46"/>
      <w:bookmarkStart w:name="_Toc1863587274" w:id="47"/>
      <w:bookmarkEnd w:id="46"/>
      <w:bookmarkStart w:name="_Toc1551998307" w:id="2077869051"/>
      <w:r>
        <w:rPr>
          <w:rFonts w:cs="Times New Roman"/>
          <w:sz w:val="24"/>
          <w:szCs w:val="24"/>
        </w:rPr>
        <w:t>1.4 Alcance y Delimitación</w:t>
      </w:r>
      <w:bookmarkEnd w:id="47"/>
      <w:bookmarkEnd w:id="2077869051"/>
    </w:p>
    <w:p xmlns:wp14="http://schemas.microsoft.com/office/word/2010/wordml" w14:paraId="37DF00B9" wp14:textId="7B68C819">
      <w:pPr>
        <w:pStyle w:val="Normal"/>
      </w:pPr>
      <w:r>
        <w:rPr>
          <w:sz w:val="24"/>
          <w:szCs w:val="24"/>
        </w:rPr>
        <w:t xml:space="preserve">El desarrollo del sistema web para el consultorio RAVE incluye los módulos funcionales </w:t>
      </w:r>
      <w:del w:id="9013" w:author="Revisión" w:date="2026-10-25T22:30:00Z">
        <w:r>
          <w:rPr>
            <w:sz w:val="24"/>
            <w:szCs w:val="24"/>
          </w:rPr>
          <w:delText xml:space="preserve">que ya se mencionaron en el modelo de casos de uso (numeral 3.7)</w:delText>
        </w:r>
      </w:del>
      <w:ins w:id="9014" w:author="Revisión" w:date="2026-10-25T22:30:00Z">
        <w:r>
          <w:rPr>
            <w:sz w:val="24"/>
            <w:szCs w:val="24"/>
          </w:rPr>
          <w:t xml:space="preserve">que se detallan en el modelo de casos de uso (numeral 3.7)</w:t>
        </w:r>
      </w:ins>
      <w:r>
        <w:rPr>
          <w:sz w:val="24"/>
          <w:szCs w:val="24"/>
        </w:rPr>
        <w:t xml:space="preserve">. Estos módulos son: autenticación y gestión de roles, administración de pacientes, agenda de citas, historia clínica electrónica con odontograma, planes y tratamientos, inventario, trabajos de laboratorio, facturación y pagos, generación de reportes, plantillas de mensajes, confirmaciones y recordatorios automáticos de citas por WhatsApp, solicitud y cancelación de citas por parte del paciente </w:t>
      </w:r>
      <w:del w:id="9403" w:author="Revisión" w:date="2026-10-25T22:30:00Z">
        <w:r>
          <w:rPr>
            <w:sz w:val="24"/>
            <w:szCs w:val="24"/>
          </w:rPr>
          <w:delText xml:space="preserve">a través de ese mismo canal.</w:delText>
        </w:r>
      </w:del>
      <w:ins w:id="9404" w:author="Revisión" w:date="2026-10-25T22:30:00Z">
        <w:r>
          <w:rPr>
            <w:sz w:val="24"/>
            <w:szCs w:val="24"/>
          </w:rPr>
          <w:t xml:space="preserve">a través de ese mismo canal, y un módulo de documentación con la guía de uso del sistema.</w:t>
        </w:r>
      </w:ins>
      <w:r>
        <w:rPr>
          <w:sz w:val="24"/>
          <w:szCs w:val="24"/>
        </w:rPr>
        <w:t xml:space="preserve"> También cubre los procesos de consentimiento informado y gestión de solicitudes de datos personales según la Ley 1581 de 2012. </w:t>
      </w:r>
    </w:p>
    <w:p xmlns:wp14="http://schemas.microsoft.com/office/word/2010/wordml" w14:paraId="4501C00F" wp14:textId="73AC23FA">
      <w:pPr>
        <w:pStyle w:val="Normal"/>
      </w:pPr>
      <w:r>
        <w:rPr>
          <w:sz w:val="24"/>
          <w:szCs w:val="24"/>
        </w:rPr>
        <w:t xml:space="preserve">El proyecto no incluye la facturación electrónica ante la DIAN. Tampoco contempla el desarrollo de una aplicación móvil nativa. No cubre servicios de telemedicina, integración con varias sedes, integración con odontólogos externos al consultorio </w:t>
      </w:r>
      <w:del w:id="9015" w:author="Revisión" w:date="2026-10-25T22:30:00Z">
        <w:r>
          <w:rPr>
            <w:sz w:val="24"/>
            <w:szCs w:val="24"/>
          </w:rPr>
          <w:delText xml:space="preserve">ni conexión con una pasarela de pagos real.</w:delText>
        </w:r>
      </w:del>
      <w:ins w:id="9016" w:author="Revisión" w:date="2026-10-25T22:30:00Z">
        <w:r>
          <w:rPr>
            <w:sz w:val="24"/>
            <w:szCs w:val="24"/>
          </w:rPr>
          <w:t xml:space="preserve">ni conexión con una pasarela de pagos real. Tampoco contempla la interoperabilidad con la historia clínica electrónica nacional que establece la Ley 2015 de 2020.</w:t>
        </w:r>
      </w:ins>
      <w:r>
        <w:rPr>
          <w:sz w:val="24"/>
          <w:szCs w:val="24"/>
        </w:rPr>
        <w:t xml:space="preserve"> Los pagos se registran de forma manual dentro del módulo de facturación. No se prevé un portal de autoservicio para el paciente. Solo el personal administrativo y clínico del consultorio (Administrador, Odontóloga y Asistente) tiene acceso a la plataforma. El paciente solo se comunica con el consultorio por WhatsApp. Por eso, las gestiones que involucran directamente al paciente, como el consentimiento informado o la autorización de tratamiento de datos, las realiza el personal en su nombre. </w:t>
      </w:r>
    </w:p>
    <w:p xmlns:wp14="http://schemas.microsoft.com/office/word/2010/wordml" w14:paraId="6D0123E5" wp14:textId="0C1881D9">
      <w:pPr>
        <w:pStyle w:val="Normal"/>
      </w:pPr>
      <w:r>
        <w:rPr>
          <w:sz w:val="24"/>
          <w:szCs w:val="24"/>
        </w:rPr>
        <w:t>En cuanto al tiempo, el proyecto va desde el segundo semestre de 2025 hasta el segundo semestre de 2026. El alcance geográfico e institucional se limita al consultorio RAVE Odontología Integral y Estética, que está en Santiago de Cali. No incluye su copia o adaptación en otras sedes.</w:t>
      </w:r>
    </w:p>
    <w:p xmlns:wp14="http://schemas.microsoft.com/office/word/2010/wordml" w14:paraId="62EBF3C5" wp14:textId="77777777">
      <w:pPr>
        <w:pStyle w:val="Normal"/>
        <w:ind w:start="360" w:firstLine="720"/>
        <w:rPr>
          <w:rFonts w:ascii="Times New Roman" w:hAnsi="Times New Roman" w:eastAsia="Times New Roman"/>
          <w:b/>
          <w:bCs/>
          <w:sz w:val="24"/>
          <w:szCs w:val="24"/>
        </w:rPr>
      </w:pPr>
      <w:r>
        <w:rPr>
          <w:rFonts w:eastAsia="Times New Roman"/>
          <w:b/>
          <w:bCs/>
          <w:sz w:val="24"/>
          <w:szCs w:val="24"/>
        </w:rPr>
      </w:r>
    </w:p>
    <w:p xmlns:wp14="http://schemas.microsoft.com/office/word/2010/wordml" w14:paraId="6D98A12B" wp14:textId="77777777">
      <w:pPr>
        <w:pStyle w:val="Normal"/>
        <w:rPr>
          <w:rFonts w:ascii="Times New Roman" w:hAnsi="Times New Roman" w:eastAsia="Times New Roman"/>
          <w:sz w:val="24"/>
          <w:szCs w:val="24"/>
        </w:rPr>
      </w:pPr>
      <w:r>
        <w:rPr>
          <w:rFonts w:eastAsia="Times New Roman"/>
          <w:sz w:val="24"/>
          <w:szCs w:val="24"/>
        </w:rPr>
      </w:r>
      <w:r>
        <w:br w:type="page"/>
      </w:r>
    </w:p>
    <w:p xmlns:wp14="http://schemas.microsoft.com/office/word/2010/wordml" w14:paraId="7E3951A3" wp14:textId="77777777">
      <w:pPr>
        <w:pStyle w:val="Heading1"/>
        <w:spacing w:before="0" w:after="0"/>
        <w:rPr>
          <w:rFonts w:ascii="Times New Roman" w:hAnsi="Times New Roman"/>
          <w:sz w:val="24"/>
          <w:szCs w:val="24"/>
        </w:rPr>
      </w:pPr>
      <w:bookmarkStart w:name="__RefHeading___Toc10901_794851070" w:id="48"/>
      <w:bookmarkStart w:name="_Toc1720186932" w:id="49"/>
      <w:bookmarkEnd w:id="48"/>
      <w:bookmarkEnd w:id="49"/>
      <w:bookmarkStart w:name="_Toc1442432573" w:id="1472396896"/>
      <w:r>
        <w:rPr>
          <w:sz w:val="24"/>
          <w:szCs w:val="24"/>
        </w:rPr>
        <w:t>Capítulo 2. Marco Referencial</w:t>
      </w:r>
      <w:bookmarkEnd w:id="1472396896"/>
    </w:p>
    <w:p xmlns:wp14="http://schemas.microsoft.com/office/word/2010/wordml" w14:paraId="4AAEDD71" wp14:textId="77777777">
      <w:pPr>
        <w:pStyle w:val="Heading2"/>
        <w:rPr>
          <w:rFonts w:ascii="Times New Roman" w:hAnsi="Times New Roman"/>
          <w:sz w:val="24"/>
          <w:szCs w:val="24"/>
        </w:rPr>
      </w:pPr>
      <w:bookmarkStart w:name="__RefHeading___Toc10903_794851070" w:id="50"/>
      <w:bookmarkStart w:name="_Toc1733108780" w:id="51"/>
      <w:bookmarkEnd w:id="50"/>
      <w:bookmarkStart w:name="_Toc593866493" w:id="1002991786"/>
      <w:r>
        <w:rPr>
          <w:rFonts w:cs="Times New Roman"/>
          <w:sz w:val="24"/>
          <w:szCs w:val="24"/>
        </w:rPr>
        <w:t>2.1 Marco Contextual e Institucional</w:t>
      </w:r>
      <w:bookmarkEnd w:id="51"/>
      <w:bookmarkEnd w:id="1002991786"/>
    </w:p>
    <w:p w:rsidR="0E3E9181" w:rsidP="6C2EBA1A" w:rsidRDefault="0E3E9181" w14:paraId="40D57958" w14:textId="6EF761C1">
      <w:pPr>
        <w:pStyle w:val="Normal"/>
      </w:pPr>
      <w:r>
        <w:rPr>
          <w:sz w:val="24"/>
          <w:szCs w:val="24"/>
        </w:rPr>
        <w:t xml:space="preserve">RAVE Odontología Integral y Estética es un consultorio dental independiente. No tiene relación con ninguna Institución Prestadora de Servicios de Salud, o IPS. Está en la calle 13 #38-48, barrio Olímpico, en Santiago de Cali. El consultorio ha funcionado durante unos cuatro años. Ofrece servicios de odontología general, estética dental, ortodoncia, blanqueamiento dental y endodoncia, entre otros procedimientos. </w:t>
      </w:r>
      <w:del w:id="9017" w:author="Revisión" w:date="2026-10-25T22:30:00Z">
        <w:r>
          <w:rPr>
            <w:sz w:val="24"/>
            <w:szCs w:val="24"/>
          </w:rPr>
          <w:delText xml:space="preserve">Estos servicios coinciden con su nombre de odontología integral y estética.</w:delText>
        </w:r>
      </w:del>
      <w:r>
        <w:rPr>
          <w:sz w:val="24"/>
          <w:szCs w:val="24"/>
        </w:rPr>
        <w:t xml:space="preserve"> </w:t>
      </w:r>
    </w:p>
    <w:p w:rsidR="0E3E9181" w:rsidP="6C2EBA1A" w:rsidRDefault="0E3E9181" w14:paraId="0E74B27F" w14:textId="1534EEEC">
      <w:pPr>
        <w:pStyle w:val="Normal"/>
      </w:pPr>
      <w:del w:id="9018" w:author="Revisión" w:date="2026-10-25T22:30:00Z">
        <w:r>
          <w:rPr>
            <w:sz w:val="24"/>
            <w:szCs w:val="24"/>
          </w:rPr>
          <w:delText xml:space="preserve">Actualmente, la odontóloga titular del consultorio y su asistente manejan toda la operación. Ellas son todo el personal.</w:delText>
        </w:r>
      </w:del>
      <w:ins w:id="9019" w:author="Revisión" w:date="2026-10-25T22:30:00Z">
        <w:r>
          <w:rPr>
            <w:sz w:val="24"/>
            <w:szCs w:val="24"/>
          </w:rPr>
          <w:t xml:space="preserve">Toda la operación del consultorio está a cargo de dos personas: la odontóloga titular y su asistente.</w:t>
        </w:r>
      </w:ins>
      <w:r>
        <w:rPr>
          <w:sz w:val="24"/>
          <w:szCs w:val="24"/>
        </w:rPr>
        <w:t xml:space="preserve"> Antes de este proyecto, gestionaban las citas, historias clínicas y otros procesos administrativos de forma manual. Usaban hojas de papel impresas y, además, hojas de cálculo. No contaban con un sistema de información que reuniera todos esos datos.</w:t>
      </w:r>
    </w:p>
    <w:p xmlns:wp14="http://schemas.microsoft.com/office/word/2010/wordml" w:rsidP="6BCAD749" w14:paraId="612915EC" wp14:textId="77777777">
      <w:pPr>
        <w:pStyle w:val="Heading2"/>
        <w:suppressLineNumbers w:val="0"/>
        <w:bidi w:val="0"/>
        <w:spacing w:before="0" w:beforeAutospacing="off" w:after="0" w:afterAutospacing="off" w:line="480" w:lineRule="auto"/>
        <w:rPr>
          <w:rFonts w:ascii="Times New Roman" w:hAnsi="Times New Roman"/>
          <w:sz w:val="24"/>
          <w:szCs w:val="24"/>
        </w:rPr>
      </w:pPr>
      <w:bookmarkStart w:name="__RefHeading___Toc10905_794851070" w:id="52"/>
      <w:bookmarkStart w:name="_Toc1614530097" w:id="53"/>
      <w:bookmarkStart w:name="_Toc359445525" w:id="54"/>
      <w:bookmarkStart w:name="bm_2_1_Marco_Te_rico_114" w:id="55"/>
      <w:bookmarkStart w:name="_Toc200866245" w:id="56"/>
      <w:bookmarkEnd w:id="52"/>
      <w:bookmarkStart w:name="_Toc278504065" w:id="1786392906"/>
      <w:r>
        <w:rPr>
          <w:rFonts w:eastAsia="Times New Roman" w:cs="Times New Roman"/>
          <w:sz w:val="24"/>
          <w:szCs w:val="24"/>
        </w:rPr>
        <w:t>2.2 Marco Teórico</w:t>
      </w:r>
      <w:bookmarkEnd w:id="53"/>
      <w:bookmarkEnd w:id="54"/>
      <w:bookmarkEnd w:id="55"/>
      <w:bookmarkEnd w:id="56"/>
      <w:bookmarkEnd w:id="1786392906"/>
    </w:p>
    <w:p xmlns:wp14="http://schemas.microsoft.com/office/word/2010/wordml" w:rsidP="6BCAD749" w14:paraId="163F75C7" wp14:textId="77777777">
      <w:pPr>
        <w:pStyle w:val="Heading3"/>
        <w:suppressLineNumbers w:val="0"/>
        <w:bidi w:val="0"/>
        <w:spacing w:before="0" w:beforeAutospacing="off" w:after="0" w:afterAutospacing="off" w:line="480" w:lineRule="auto"/>
        <w:rPr>
          <w:rFonts w:ascii="Times New Roman" w:hAnsi="Times New Roman"/>
          <w:sz w:val="24"/>
          <w:szCs w:val="24"/>
        </w:rPr>
      </w:pPr>
      <w:bookmarkStart w:name="__RefHeading___Toc10907_794851070" w:id="57"/>
      <w:bookmarkStart w:name="_Toc1449939384" w:id="58"/>
      <w:bookmarkStart w:name="_Toc426158003" w:id="59"/>
      <w:bookmarkStart w:name="bm_2_1_1_Sistemas_de_informaci_n_en_sa_1" w:id="60"/>
      <w:bookmarkStart w:name="_Toc312061381" w:id="61"/>
      <w:bookmarkEnd w:id="57"/>
      <w:bookmarkStart w:name="_Toc376567848" w:id="1153854424"/>
      <w:r>
        <w:rPr>
          <w:rFonts w:eastAsia="Times New Roman"/>
          <w:sz w:val="24"/>
          <w:szCs w:val="24"/>
        </w:rPr>
        <w:t>2.2.1 Sistemas de información en salud</w:t>
      </w:r>
      <w:bookmarkEnd w:id="58"/>
      <w:bookmarkEnd w:id="59"/>
      <w:bookmarkEnd w:id="60"/>
      <w:bookmarkEnd w:id="61"/>
      <w:bookmarkEnd w:id="1153854424"/>
    </w:p>
    <w:p w:rsidR="6316F400" w:rsidP="6C2EBA1A" w:rsidRDefault="6316F400" w14:paraId="09A750FE" w14:textId="071B1FE1">
      <w:pPr>
        <w:pStyle w:val="Normal"/>
      </w:pPr>
      <w:r>
        <w:rPr>
          <w:sz w:val="24"/>
          <w:szCs w:val="24"/>
        </w:rPr>
        <w:t xml:space="preserve">Los Sistemas de Información en Salud (SIS) usan recursos tecnológicos para reunir, procesar, guardar y compartir información importante para tomar decisiones en instituciones sanitarias (Luna et al., 2018). Convertir los procesos asistenciales en información estructurada permite que los profesionales tengan datos a tiempo para sus decisiones clínicas y mejoren la calidad de atención (Bastías-Butler &amp; Ulrich, 2019). </w:t>
      </w:r>
    </w:p>
    <w:p w:rsidR="6316F400" w:rsidP="6C2EBA1A" w:rsidRDefault="6316F400" w14:paraId="23D64AB0" w14:textId="7D676DBA">
      <w:pPr>
        <w:pStyle w:val="Normal"/>
        <w:suppressLineNumbers w:val="0"/>
        <w:bidi w:val="0"/>
        <w:spacing w:before="0" w:beforeAutospacing="off" w:after="0" w:afterAutospacing="off" w:line="480" w:lineRule="auto"/>
        <w:ind w:left="0" w:right="0" w:firstLine="720"/>
        <w:jc w:val="both"/>
      </w:pPr>
      <w:r>
        <w:rPr>
          <w:sz w:val="24"/>
          <w:szCs w:val="24"/>
        </w:rPr>
        <w:t xml:space="preserve">En consultorios odontológicos, estos sistemas deben ayudar no solo a registrar la información, sino también a usarla de forma eficiente y revisarla para mejorar constantemente. Estudios recientes muestran que cuando estas herramientas se usan junto con capacitación para el personal, el trabajo se organiza mejor. También se reduce el tiempo que se tarda en buscar información y es más fácil hacer el seguimiento del paciente (Bravo Calderón et al., 2025). </w:t>
      </w:r>
    </w:p>
    <w:p w:rsidR="6316F400" w:rsidP="6C2EBA1A" w:rsidRDefault="6316F400" w14:paraId="25B5B439" w14:textId="7CCFF2C0">
      <w:pPr>
        <w:pStyle w:val="Normal"/>
      </w:pPr>
      <w:r>
        <w:rPr>
          <w:sz w:val="24"/>
          <w:szCs w:val="24"/>
        </w:rPr>
        <w:t xml:space="preserve">En la región hay trabajos con propósitos parecidos a los de este proyecto. Sánchez-Encalada et al. (2023) crearon un software para manejar historias clínicas odontológicas en Ecuador. Pérez López y Martínez Ramos (2024) realizaron un sistema web para la gestión administrativa de la Clínica Dental San Antonio, en Matagalpa, Nicaragua. Los dos trabajos tratan los mismos procesos que dieron origen al sistema RAVE. Se enfocan en el registro clínico del paciente y en la organización administrativa de la atención en consultorios privados. </w:t>
      </w:r>
    </w:p>
    <w:p w:rsidR="6316F400" w:rsidP="6C2EBA1A" w:rsidRDefault="6316F400" w14:paraId="392CA2D6" w14:textId="6502D617">
      <w:pPr>
        <w:pStyle w:val="Normal"/>
      </w:pPr>
      <w:del w:id="9020" w:author="Revisión" w:date="2026-10-25T22:30:00Z">
        <w:r>
          <w:rPr>
            <w:sz w:val="24"/>
            <w:szCs w:val="24"/>
          </w:rPr>
          <w:delText xml:space="preserve">Ninguno de los dos lo mencionan, sin embargo, hay dos elementos que sí hacen parte del alcance de RAVE:</w:delText>
        </w:r>
      </w:del>
      <w:ins w:id="9021" w:author="Revisión" w:date="2026-10-25T22:30:00Z">
        <w:r>
          <w:rPr>
            <w:sz w:val="24"/>
            <w:szCs w:val="24"/>
          </w:rPr>
          <w:t xml:space="preserve">Sin embargo, ninguno de los dos trabajos incluye dos elementos que sí hacen parte del alcance de RAVE:</w:t>
        </w:r>
      </w:ins>
      <w:r>
        <w:rPr>
          <w:sz w:val="24"/>
          <w:szCs w:val="24"/>
        </w:rPr>
        <w:t xml:space="preserve"> el primero es la comunicación automática con el paciente por un canal de mensajería, como recordatorios y confirmaciones por WhatsApp, según el numeral 1.4. El segundo es la separación de permisos por rol aplicada a nivel de base de datos, según el numeral 2.2.4, en vez de restringirla solo en la interfaz. RAVE retoma el mismo problema principal que esos dos trabajos, pero lo amplía a la comunicación con el paciente y a un control de acceso que se mantiene incluso si se intenta evitar la interfaz. </w:t>
      </w:r>
    </w:p>
    <w:p w:rsidR="6316F400" w:rsidP="6C2EBA1A" w:rsidRDefault="6316F400" w14:paraId="24C6C031" w14:textId="5B983BB7">
      <w:pPr>
        <w:pStyle w:val="Normal"/>
        <w:suppressLineNumbers w:val="0"/>
        <w:bidi w:val="0"/>
        <w:spacing w:before="0" w:beforeAutospacing="off" w:after="0" w:afterAutospacing="off" w:line="480" w:lineRule="auto"/>
        <w:ind w:left="0" w:right="0" w:firstLine="720"/>
        <w:jc w:val="both"/>
      </w:pPr>
      <w:r>
        <w:rPr>
          <w:sz w:val="24"/>
          <w:szCs w:val="24"/>
        </w:rPr>
        <w:t xml:space="preserve">La elección del canal de comunicación con el paciente también se basó en la literatura revisada. Los estudios sobre recordatorios de citas por mensajería móvil </w:t>
      </w:r>
      <w:del w:id="9022" w:author="Revisión" w:date="2026-10-25T22:30:00Z">
        <w:r>
          <w:rPr>
            <w:sz w:val="24"/>
            <w:szCs w:val="24"/>
          </w:rPr>
          <w:delText xml:space="preserve">citados en el planteamiento del problema (numeral 1.1)</w:delText>
        </w:r>
      </w:del>
      <w:ins w:id="9023" w:author="Revisión" w:date="2026-10-25T22:30:00Z">
        <w:r>
          <w:rPr>
            <w:sz w:val="24"/>
            <w:szCs w:val="24"/>
          </w:rPr>
          <w:t xml:space="preserve">citados en la justificación (numeral 1.2)</w:t>
        </w:r>
      </w:ins>
      <w:r>
        <w:rPr>
          <w:sz w:val="24"/>
          <w:szCs w:val="24"/>
        </w:rPr>
        <w:t xml:space="preserve"> no se centran en un proveedor o protocolo específico, lo que muestran es que un canal que el paciente ya usa y revisa con frecuencia funciona mejor que uno nuevo que tenga que instalar o aprender a usar (Gurol-Urganci et al., 2013). WhatsApp es ese canal: la aplicación de mensajería que sus pacientes ya tienen instalada, por lo que el sistema la aprovecha en lugar de introducir uno independiente.</w:t>
      </w:r>
    </w:p>
    <w:p xmlns:wp14="http://schemas.microsoft.com/office/word/2010/wordml" w:rsidP="6BCAD749" w14:paraId="2B9461A0" wp14:textId="77777777">
      <w:pPr>
        <w:pStyle w:val="Heading3"/>
        <w:suppressLineNumbers w:val="0"/>
        <w:bidi w:val="0"/>
        <w:spacing w:before="0" w:beforeAutospacing="off" w:after="0" w:afterAutospacing="off" w:line="480" w:lineRule="auto"/>
        <w:rPr>
          <w:rFonts w:ascii="Times New Roman" w:hAnsi="Times New Roman"/>
          <w:sz w:val="24"/>
          <w:szCs w:val="24"/>
        </w:rPr>
      </w:pPr>
      <w:bookmarkStart w:name="__RefHeading___Toc10909_794851070" w:id="62"/>
      <w:bookmarkStart w:name="_Toc1677492707" w:id="63"/>
      <w:bookmarkStart w:name="_Toc1401230132" w:id="64"/>
      <w:bookmarkStart w:name="bm_2_1_2_Historia_cl_nica_electr_nica__1" w:id="65"/>
      <w:bookmarkStart w:name="_Toc1591254196" w:id="66"/>
      <w:bookmarkEnd w:id="62"/>
      <w:bookmarkStart w:name="_Toc956301560" w:id="274140180"/>
      <w:r>
        <w:rPr>
          <w:rFonts w:eastAsia="Times New Roman"/>
          <w:sz w:val="24"/>
          <w:szCs w:val="24"/>
        </w:rPr>
        <w:t>2.2.2 Historia clínica electrónica en odontología</w:t>
      </w:r>
      <w:bookmarkEnd w:id="63"/>
      <w:bookmarkEnd w:id="64"/>
      <w:bookmarkEnd w:id="65"/>
      <w:bookmarkEnd w:id="66"/>
      <w:bookmarkEnd w:id="274140180"/>
    </w:p>
    <w:p xmlns:wp14="http://schemas.microsoft.com/office/word/2010/wordml" w14:paraId="66F9A786" wp14:textId="2E1881FF">
      <w:pPr>
        <w:pStyle w:val="Normal"/>
        <w:ind w:start="708" w:firstLine="720"/>
        <w:rPr>
          <w:rFonts w:ascii="Times New Roman" w:hAnsi="Times New Roman"/>
          <w:sz w:val="24"/>
          <w:szCs w:val="24"/>
        </w:rPr>
      </w:pPr>
      <w:r>
        <w:rPr>
          <w:rFonts w:eastAsia="Times New Roman"/>
          <w:sz w:val="24"/>
          <w:szCs w:val="24"/>
        </w:rPr>
        <w:t>La Historia Clínica Electrónica (HCE) es un registro digital longitudinal que documenta de manera continua los eventos clínicos de un paciente, permitiendo su consulta y actualización por profesionales autorizados (Bastías-Butler &amp; Ulrich, 2019).</w:t>
      </w:r>
    </w:p>
    <w:p xmlns:wp14="http://schemas.microsoft.com/office/word/2010/wordml" w14:paraId="17181BD5" wp14:textId="77777777">
      <w:pPr>
        <w:pStyle w:val="Normal"/>
        <w:ind w:start="708" w:firstLine="720"/>
        <w:rPr>
          <w:rFonts w:ascii="Times New Roman" w:hAnsi="Times New Roman"/>
          <w:sz w:val="24"/>
          <w:szCs w:val="24"/>
        </w:rPr>
      </w:pPr>
      <w:r>
        <w:rPr>
          <w:rFonts w:eastAsia="Times New Roman"/>
          <w:sz w:val="24"/>
          <w:szCs w:val="24"/>
        </w:rPr>
        <w:t>En odontología, la HCE debe manejar componentes específicos:</w:t>
      </w:r>
    </w:p>
    <w:p xmlns:wp14="http://schemas.microsoft.com/office/word/2010/wordml" w:rsidP="6C2EBA1A" w14:paraId="46A4E8F2" wp14:textId="77777777">
      <w:pPr>
        <w:pStyle w:val="ListParagraph"/>
        <w:numPr>
          <w:ilvl w:val="0"/>
          <w:numId w:val="8"/>
        </w:numPr>
        <w:rPr>
          <w:rFonts w:ascii="Times New Roman" w:hAnsi="Times New Roman"/>
          <w:sz w:val="24"/>
          <w:szCs w:val="24"/>
        </w:rPr>
      </w:pPr>
      <w:r>
        <w:rPr>
          <w:rFonts w:eastAsia="Times New Roman"/>
          <w:sz w:val="24"/>
          <w:szCs w:val="24"/>
        </w:rPr>
        <w:t>Datos de identificación: Información demográfica y de contacto del paciente.</w:t>
      </w:r>
    </w:p>
    <w:p xmlns:wp14="http://schemas.microsoft.com/office/word/2010/wordml" w:rsidP="6C2EBA1A" w14:paraId="72B88D1C" wp14:textId="77777777">
      <w:pPr>
        <w:pStyle w:val="ListParagraph"/>
        <w:numPr>
          <w:ilvl w:val="0"/>
          <w:numId w:val="8"/>
        </w:numPr>
        <w:rPr>
          <w:rFonts w:ascii="Times New Roman" w:hAnsi="Times New Roman"/>
          <w:sz w:val="24"/>
          <w:szCs w:val="24"/>
        </w:rPr>
      </w:pPr>
      <w:r>
        <w:rPr>
          <w:rFonts w:eastAsia="Times New Roman"/>
          <w:sz w:val="24"/>
          <w:szCs w:val="24"/>
        </w:rPr>
        <w:t>Antecedentes: Registro de enfermedades sistémicas, alergias, medicamentos y tratamientos previos.</w:t>
      </w:r>
    </w:p>
    <w:p xmlns:wp14="http://schemas.microsoft.com/office/word/2010/wordml" w:rsidP="6C2EBA1A" w14:paraId="52A5801E" wp14:textId="77777777">
      <w:pPr>
        <w:pStyle w:val="ListParagraph"/>
        <w:numPr>
          <w:ilvl w:val="0"/>
          <w:numId w:val="8"/>
        </w:numPr>
        <w:rPr>
          <w:rFonts w:ascii="Times New Roman" w:hAnsi="Times New Roman"/>
          <w:sz w:val="24"/>
          <w:szCs w:val="24"/>
        </w:rPr>
      </w:pPr>
      <w:r>
        <w:rPr>
          <w:rFonts w:eastAsia="Times New Roman"/>
          <w:sz w:val="24"/>
          <w:szCs w:val="24"/>
        </w:rPr>
        <w:t>Odontograma digital: Representación gráfica interactiva del estado dental que permite registrar hallazgos clínicos y tratamientos.</w:t>
      </w:r>
    </w:p>
    <w:p xmlns:wp14="http://schemas.microsoft.com/office/word/2010/wordml" w:rsidP="6C2EBA1A" w14:paraId="3C72DAB5" wp14:textId="77777777">
      <w:pPr>
        <w:pStyle w:val="ListParagraph"/>
        <w:numPr>
          <w:ilvl w:val="0"/>
          <w:numId w:val="8"/>
        </w:numPr>
        <w:rPr>
          <w:rFonts w:ascii="Times New Roman" w:hAnsi="Times New Roman"/>
          <w:sz w:val="24"/>
          <w:szCs w:val="24"/>
        </w:rPr>
      </w:pPr>
      <w:r>
        <w:rPr>
          <w:rFonts w:eastAsia="Times New Roman"/>
          <w:sz w:val="24"/>
          <w:szCs w:val="24"/>
        </w:rPr>
        <w:t>Evoluciones clínicas: Registro cronológico de cada consulta con diagnósticos y procedimientos.</w:t>
      </w:r>
    </w:p>
    <w:p xmlns:wp14="http://schemas.microsoft.com/office/word/2010/wordml" w:rsidP="6C2EBA1A" w14:paraId="74DEA56C" wp14:textId="77777777">
      <w:pPr>
        <w:pStyle w:val="ListParagraph"/>
        <w:numPr>
          <w:ilvl w:val="0"/>
          <w:numId w:val="8"/>
        </w:numPr>
        <w:rPr>
          <w:rFonts w:ascii="Times New Roman" w:hAnsi="Times New Roman"/>
          <w:sz w:val="24"/>
          <w:szCs w:val="24"/>
        </w:rPr>
      </w:pPr>
      <w:r>
        <w:rPr>
          <w:rFonts w:eastAsia="Times New Roman"/>
          <w:sz w:val="24"/>
          <w:szCs w:val="24"/>
        </w:rPr>
        <w:t>Planes de tratamiento: Documentación de procedimientos propuestos.</w:t>
      </w:r>
    </w:p>
    <w:p xmlns:wp14="http://schemas.microsoft.com/office/word/2010/wordml" w14:paraId="7F4BFF10" wp14:textId="77777777">
      <w:pPr>
        <w:pStyle w:val="Normal"/>
        <w:ind w:start="708" w:firstLine="720"/>
        <w:rPr>
          <w:rFonts w:ascii="Times New Roman" w:hAnsi="Times New Roman"/>
          <w:sz w:val="24"/>
          <w:szCs w:val="24"/>
        </w:rPr>
      </w:pPr>
      <w:r>
        <w:rPr>
          <w:rFonts w:eastAsia="Times New Roman"/>
          <w:sz w:val="24"/>
          <w:szCs w:val="24"/>
        </w:rPr>
        <w:t xml:space="preserve">De estos componentes, el odontograma es el que diferencia a la historia clínica odontológica de la de otras áreas de la salud. Se trata de un esquema gráfico de la dentición en el que el profesional anota el estado de cada diente, lo que permite ver en una sola imagen la condición bucal del paciente.</w:t>
      </w:r>
    </w:p>
    <w:p xmlns:wp14="http://schemas.microsoft.com/office/word/2010/wordml" w14:paraId="4BD32338" wp14:textId="77777777">
      <w:pPr>
        <w:pStyle w:val="Normal"/>
        <w:ind w:start="708" w:firstLine="720"/>
        <w:rPr>
          <w:rFonts w:ascii="Times New Roman" w:hAnsi="Times New Roman"/>
          <w:sz w:val="24"/>
          <w:szCs w:val="24"/>
        </w:rPr>
      </w:pPr>
      <w:r>
        <w:rPr>
          <w:rFonts w:eastAsia="Times New Roman"/>
          <w:sz w:val="24"/>
          <w:szCs w:val="24"/>
        </w:rPr>
        <w:t xml:space="preserve">Para identificar los dientes se emplean sistemas de numeración estandarizados. El más extendido es el de la Federación Dental Internacional (FDI), adoptado en la norma ISO 3950, que asigna a cada diente dos dígitos: el primero indica el cuadrante y el segundo la posición del diente contada desde la línea media (International Organization for Standardization [ISO], 2016).</w:t>
      </w:r>
    </w:p>
    <w:p xmlns:wp14="http://schemas.microsoft.com/office/word/2010/wordml" w14:paraId="1C9070DF" wp14:textId="77777777">
      <w:pPr>
        <w:pStyle w:val="Normal"/>
        <w:ind w:start="708" w:firstLine="720"/>
        <w:rPr>
          <w:rFonts w:ascii="Times New Roman" w:hAnsi="Times New Roman"/>
          <w:sz w:val="24"/>
          <w:szCs w:val="24"/>
        </w:rPr>
      </w:pPr>
      <w:r>
        <w:rPr>
          <w:rFonts w:eastAsia="Times New Roman"/>
          <w:sz w:val="24"/>
          <w:szCs w:val="24"/>
        </w:rPr>
        <w:t xml:space="preserve">El registro no se limita al diente completo. Cada pieza se representa con sus cinco superficies (oclusal o incisal, mesial, distal, vestibular y lingual o palatina), de manera que un hallazgo como una caries o una restauración queda ubicado en la cara exacta donde se encuentra (Nelson, 2020). Los hallazgos y tratamientos se anotan con símbolos y colores convenidos, que deben mantenerse constantes para que cualquier profesional pueda interpretar el registro.</w:t>
      </w:r>
    </w:p>
    <w:p xmlns:wp14="http://schemas.microsoft.com/office/word/2010/wordml" w:rsidP="6C2EBA1A" w14:paraId="2946DB82" wp14:textId="4E97E37A">
      <w:pPr>
        <w:pStyle w:val="Normal"/>
        <w:ind w:start="708" w:firstLine="720"/>
        <w:rPr>
          <w:rFonts w:ascii="Times New Roman" w:hAnsi="Times New Roman"/>
          <w:sz w:val="24"/>
          <w:szCs w:val="24"/>
        </w:rPr>
      </w:pPr>
      <w:r>
        <w:rPr>
          <w:rFonts w:eastAsia="Times New Roman"/>
          <w:sz w:val="24"/>
          <w:szCs w:val="24"/>
        </w:rPr>
        <w:t xml:space="preserve">En su versión digital, el odontograma permite seleccionar el diente o la superficie directamente sobre el esquema y asignarle el hallazgo. Al guardarse junto con cada atención, conserva además el estado dental del paciente en distintos momentos y hace posible comparar su evolución.</w:t>
      </w:r>
    </w:p>
    <w:p xmlns:wp14="http://schemas.microsoft.com/office/word/2010/wordml" w14:paraId="13F77B9A" wp14:textId="5EF1E3DF">
      <w:pPr>
        <w:pStyle w:val="Normal"/>
        <w:ind w:start="708" w:firstLine="720"/>
        <w:rPr>
          <w:rFonts w:ascii="Times New Roman" w:hAnsi="Times New Roman"/>
          <w:sz w:val="24"/>
          <w:szCs w:val="24"/>
        </w:rPr>
      </w:pPr>
      <w:r>
        <w:rPr>
          <w:rFonts w:eastAsia="Times New Roman"/>
          <w:sz w:val="24"/>
          <w:szCs w:val="24"/>
        </w:rPr>
        <w:t>La correcta implementación requiere, además de tecnología, la definición de protocolos sobre manejo de información y procesos de capacitación del equipo (Bastías-Butler &amp; Ulrich, 2019).</w:t>
      </w:r>
    </w:p>
    <w:p xmlns:wp14="http://schemas.microsoft.com/office/word/2010/wordml" w14:paraId="5997CC1D" wp14:textId="77777777">
      <w:pPr>
        <w:pStyle w:val="Normal"/>
        <w:ind w:start="708" w:firstLine="720"/>
        <w:rPr>
          <w:rFonts w:ascii="Times New Roman" w:hAnsi="Times New Roman" w:eastAsia="Times New Roman"/>
          <w:sz w:val="24"/>
          <w:szCs w:val="24"/>
        </w:rPr>
      </w:pPr>
      <w:r>
        <w:rPr>
          <w:rFonts w:eastAsia="Times New Roman"/>
          <w:sz w:val="24"/>
          <w:szCs w:val="24"/>
        </w:rPr>
      </w:r>
    </w:p>
    <w:p xmlns:wp14="http://schemas.microsoft.com/office/word/2010/wordml" w:rsidP="6BCAD749" w14:paraId="3EE030AB" wp14:textId="77777777">
      <w:pPr>
        <w:pStyle w:val="Heading3"/>
        <w:suppressLineNumbers w:val="0"/>
        <w:spacing w:before="0" w:beforeAutospacing="off" w:after="0" w:afterAutospacing="off" w:line="480" w:lineRule="auto"/>
        <w:rPr>
          <w:rFonts w:ascii="Times New Roman" w:hAnsi="Times New Roman"/>
          <w:sz w:val="24"/>
          <w:szCs w:val="24"/>
        </w:rPr>
      </w:pPr>
      <w:bookmarkStart w:name="__RefHeading___Toc10911_794851070" w:id="67"/>
      <w:bookmarkStart w:name="_Toc1869597143" w:id="68"/>
      <w:bookmarkEnd w:id="67"/>
      <w:bookmarkStart w:name="_Toc983625328" w:id="744333076"/>
      <w:r>
        <w:rPr>
          <w:rFonts w:eastAsia="Times New Roman"/>
          <w:sz w:val="24"/>
          <w:szCs w:val="24"/>
        </w:rPr>
        <w:t>2.2.3 Metodologías de desarrollo: Selección y Justificación</w:t>
      </w:r>
      <w:bookmarkEnd w:id="68"/>
      <w:bookmarkEnd w:id="744333076"/>
    </w:p>
    <w:p xmlns:wp14="http://schemas.microsoft.com/office/word/2010/wordml" w14:paraId="575EDA50" wp14:textId="77777777">
      <w:pPr>
        <w:pStyle w:val="Normal"/>
        <w:bidi w:val="0"/>
        <w:rPr>
          <w:rFonts w:ascii="Times New Roman" w:hAnsi="Times New Roman"/>
          <w:sz w:val="24"/>
          <w:szCs w:val="24"/>
        </w:rPr>
      </w:pPr>
      <w:r>
        <w:rPr>
          <w:sz w:val="24"/>
          <w:szCs w:val="24"/>
        </w:rPr>
        <w:t>Se compararon cuatro enfoques reconocidos en la ingeniería de software: RUP, SCRUM, XP e ICONIX, considerando su nivel de formalidad, los artefactos y prácticas que proponen, y su idoneidad para un desarrollo individual con requerimientos de trazabilidad documental.</w:t>
      </w:r>
    </w:p>
    <w:p w:rsidR="189BC14C" w:rsidP="6C2EBA1A" w:rsidRDefault="189BC14C" w14:paraId="7DBB5FAE" w14:textId="2880F65C">
      <w:pPr>
        <w:pStyle w:val="Normal"/>
        <w:suppressLineNumbers w:val="0"/>
        <w:bidi w:val="0"/>
        <w:spacing w:before="0" w:beforeAutospacing="off" w:after="0" w:afterAutospacing="off" w:line="480" w:lineRule="auto"/>
        <w:ind w:left="0" w:right="0" w:firstLine="720"/>
        <w:jc w:val="both"/>
      </w:pPr>
      <w:r>
        <w:rPr>
          <w:sz w:val="24"/>
          <w:szCs w:val="24"/>
        </w:rPr>
        <w:t xml:space="preserve">RUP es un proceso que se organiza en cuatro fases: Inicio, Elaboración, Construcción y Transición. También incluye roles, actividades y varios artefactos ligados a las disciplinas de desarrollo, con un enfoque fuerte en el modelado y la documentación del proceso (Jacobson et al., 2000). Aunque su estructura puede ajustarse a distintos contextos, la cantidad y variedad de elementos que propone es mayor que la que necesita este proyecto, que lleva tan solo una desarrolladora. </w:t>
      </w:r>
    </w:p>
    <w:p w:rsidR="189BC14C" w:rsidP="6C2EBA1A" w:rsidRDefault="189BC14C" w14:paraId="507300FD" w14:textId="08C3259B">
      <w:pPr>
        <w:pStyle w:val="Normal"/>
      </w:pPr>
      <w:r>
        <w:rPr>
          <w:sz w:val="24"/>
          <w:szCs w:val="24"/>
        </w:rPr>
        <w:t xml:space="preserve">SCRUM, por su parte, es un marco de trabajo ágil que organiza el desarrollo con Sprints. Establece como artefactos principales el Product Backlog, el Sprint Backlog y el Increment (Schwaber &amp; Sutherland, 2020). El marco no exige el uso de UML ni fija una secuencia específica de modelos para mostrar el análisis y diseño del sistema. </w:t>
      </w:r>
    </w:p>
    <w:p w:rsidR="189BC14C" w:rsidP="6C2EBA1A" w:rsidRDefault="189BC14C" w14:paraId="60F457F6" w14:textId="7E2326A1">
      <w:pPr>
        <w:pStyle w:val="Normal"/>
      </w:pPr>
      <w:r>
        <w:rPr>
          <w:sz w:val="24"/>
          <w:szCs w:val="24"/>
        </w:rPr>
        <w:t xml:space="preserve">XP comparte el enfoque ágil, pero se enfoca en prácticas de ingeniería y desarrollo en equipo. Entre estas prácticas están la programación en parejas y la integración continua (Beck &amp; Andres, 2004). A diferencia de ICONIX, XP no define un orden específico de modelos UML para unir los requerimientos con el análisis y el diseño. </w:t>
      </w:r>
    </w:p>
    <w:p w:rsidR="189BC14C" w:rsidP="6C2EBA1A" w:rsidRDefault="189BC14C" w14:paraId="7A4C35D6" w14:textId="5B0C1159">
      <w:pPr>
        <w:pStyle w:val="Normal"/>
      </w:pPr>
      <w:r>
        <w:rPr>
          <w:sz w:val="24"/>
          <w:szCs w:val="24"/>
        </w:rPr>
        <w:t>ICONIX, en cambio, propone un proceso sencillo basado en casos de uso y en el modelado UML. Rosenberg y Stephens (2007) presentan ICONIX como un proceso simple que guía el desarrollo desde los casos de uso hasta el diseño, la implementación y las pruebas. Su estructura permite crear relaciones entre los requerimientos y los modelos hechos durante las etapas de análisis y diseño. Esto ofrece un mecanismo de trazabilidad útil para la documentación del sistema.</w:t>
      </w:r>
    </w:p>
    <w:p xmlns:wp14="http://schemas.microsoft.com/office/word/2010/wordml" w:rsidP="6BCAD749" w14:paraId="669263F4" wp14:textId="77777777">
      <w:pPr>
        <w:pStyle w:val="Heading3"/>
        <w:suppressLineNumbers w:val="0"/>
        <w:spacing w:before="0" w:beforeAutospacing="off" w:after="0" w:afterAutospacing="off" w:line="480" w:lineRule="auto"/>
        <w:rPr>
          <w:rFonts w:ascii="Times New Roman" w:hAnsi="Times New Roman"/>
          <w:sz w:val="24"/>
          <w:szCs w:val="24"/>
        </w:rPr>
      </w:pPr>
      <w:bookmarkStart w:name="_Toc2200000301" w:id="301"/>
      <w:bookmarkEnd w:id="301"/>
      <w:bookmarkStart w:name="_Toc1537126955" w:id="679019534"/>
      <w:r>
        <w:rPr>
          <w:rFonts w:eastAsia="Times New Roman"/>
          <w:sz w:val="24"/>
          <w:szCs w:val="24"/>
        </w:rPr>
        <w:t>2.2.4 Arquitectura y desarrollo de aplicaciones web</w:t>
      </w:r>
      <w:bookmarkEnd w:id="679019534"/>
    </w:p>
    <w:p w:rsidR="4E4ECC46" w:rsidP="6C2EBA1A" w:rsidRDefault="4E4ECC46" w14:paraId="3C3255D9" w14:textId="15667024">
      <w:pPr>
        <w:pStyle w:val="Normal"/>
      </w:pPr>
      <w:r>
        <w:rPr>
          <w:sz w:val="24"/>
          <w:szCs w:val="24"/>
        </w:rPr>
        <w:t xml:space="preserve">Una aplicación de una sola página (Single Page Application, SPA) carga un solo documento HTML y actualiza su contenido de forma dinámica usando peticiones asíncronas al servidor. Así, no recarga la página completa en cada interacción (Mesbah &amp; van Deursen, 2007). </w:t>
      </w:r>
      <w:del w:id="9030" w:author="Revisión" w:date="2026-10-25T22:30:00Z">
        <w:r>
          <w:rPr>
            <w:sz w:val="24"/>
            <w:szCs w:val="24"/>
          </w:rPr>
          <w:delText xml:space="preserve">Este método de construir el frontend lleva al cliente gran parte de la lógica de presentación. Por ende, el sistema RAVE organiza su interfaz en componentes que el navegador muestra y actualiza. Así, no pide una página nueva en cada acción del usuario, como se explica en el numeral 4.1.</w:delText>
        </w:r>
      </w:del>
      <w:ins w:id="9031" w:author="Revisión" w:date="2026-10-25T22:30:00Z">
        <w:r>
          <w:rPr>
            <w:sz w:val="24"/>
            <w:szCs w:val="24"/>
          </w:rPr>
          <w:t xml:space="preserve">Esta forma de construir el frontend traslada al cliente buena parte de la lógica de presentación. En RAVE, la interfaz está organizada en componentes que el navegador muestra y actualiza sin pedir una página nueva en cada acción del usuario, como se explica en el numeral 4.1.</w:t>
        </w:r>
      </w:ins>
      <w:r>
        <w:rPr>
          <w:sz w:val="24"/>
          <w:szCs w:val="24"/>
        </w:rPr>
        <w:t xml:space="preserve"> </w:t>
      </w:r>
    </w:p>
    <w:p w:rsidR="4E4ECC46" w:rsidP="6C2EBA1A" w:rsidRDefault="4E4ECC46" w14:paraId="62BD1D66" w14:textId="59ED22C7">
      <w:pPr>
        <w:pStyle w:val="Normal"/>
      </w:pPr>
      <w:r>
        <w:rPr>
          <w:sz w:val="24"/>
          <w:szCs w:val="24"/>
        </w:rPr>
        <w:t xml:space="preserve">La comunicación entre el cliente y el servidor sigue el estilo REST (Representational State Transfer). </w:t>
      </w:r>
      <w:del w:id="9024" w:author="Revisión" w:date="2026-10-25T22:30:00Z">
        <w:r>
          <w:rPr>
            <w:sz w:val="24"/>
            <w:szCs w:val="24"/>
          </w:rPr>
          <w:delText xml:space="preserve">Este método define los recursos</w:delText>
        </w:r>
      </w:del>
      <w:ins w:id="9025" w:author="Revisión" w:date="2026-10-25T22:30:00Z">
        <w:r>
          <w:rPr>
            <w:sz w:val="24"/>
            <w:szCs w:val="24"/>
          </w:rPr>
          <w:t xml:space="preserve">Este estilo define los recursos</w:t>
        </w:r>
      </w:ins>
      <w:r>
        <w:rPr>
          <w:sz w:val="24"/>
          <w:szCs w:val="24"/>
        </w:rPr>
        <w:t xml:space="preserve"> de un sistema como entidades que se identifican con una URL y </w:t>
      </w:r>
      <w:del w:id="9026" w:author="Revisión" w:date="2026-10-25T22:30:00Z">
        <w:r>
          <w:rPr>
            <w:sz w:val="24"/>
            <w:szCs w:val="24"/>
          </w:rPr>
          <w:delText xml:space="preserve">se manejan usando un grupo pequeño de operaciones iguales</w:delText>
        </w:r>
      </w:del>
      <w:ins w:id="9027" w:author="Revisión" w:date="2026-10-25T22:30:00Z">
        <w:r>
          <w:rPr>
            <w:sz w:val="24"/>
            <w:szCs w:val="24"/>
          </w:rPr>
          <w:t xml:space="preserve">se manipulan con un conjunto reducido de operaciones comunes a todos ellos, lo que el autor denomina interfaz uniforme</w:t>
        </w:r>
      </w:ins>
      <w:r>
        <w:rPr>
          <w:sz w:val="24"/>
          <w:szCs w:val="24"/>
        </w:rPr>
        <w:t xml:space="preserve"> (Fielding, 2000). </w:t>
      </w:r>
      <w:del w:id="9028" w:author="Revisión" w:date="2026-10-25T22:30:00Z">
        <w:r>
          <w:rPr>
            <w:sz w:val="24"/>
            <w:szCs w:val="24"/>
          </w:rPr>
          <w:delText xml:space="preserve">Supabase muestra la base de datos del sistema siguiendo este estilo; cada tabla</w:delText>
        </w:r>
      </w:del>
      <w:ins w:id="9029" w:author="Revisión" w:date="2026-10-25T22:30:00Z">
        <w:r>
          <w:rPr>
            <w:sz w:val="24"/>
            <w:szCs w:val="24"/>
          </w:rPr>
          <w:t xml:space="preserve">Supabase expone la base de datos del sistema siguiendo este estilo: cada tabla</w:t>
        </w:r>
      </w:ins>
      <w:r>
        <w:rPr>
          <w:sz w:val="24"/>
          <w:szCs w:val="24"/>
        </w:rPr>
        <w:t xml:space="preserve"> está disponible como un recurso que se puede consultar y cambiar por medio de una API que se genera automáticamente a partir del esquema de la base de datos. No es necesario escribir ni mantener los endpoints de forma manual. </w:t>
      </w:r>
    </w:p>
    <w:p w:rsidR="4E4ECC46" w:rsidP="6C2EBA1A" w:rsidRDefault="4E4ECC46" w14:paraId="2F917DA2" w14:textId="44764C90">
      <w:pPr>
        <w:pStyle w:val="Normal"/>
      </w:pPr>
      <w:r>
        <w:rPr>
          <w:sz w:val="24"/>
          <w:szCs w:val="24"/>
        </w:rPr>
        <w:t xml:space="preserve">Que esa API funcione de forma automática no significa que todos los usuarios autenticados tengan el mismo acceso a los datos. PostgreSQL permite definir políticas de seguridad a nivel de fila, lo que restringe qué filas de una tabla puede ver o cambiar cada usuario según condiciones que la propia base de datos evalúa en cada consulta, sin importar la aplicación desde la que se haga la petición (PostgreSQL Global Development Group, 2024). En RAVE, estas políticas son las que aplican en la base de datos la separación de permisos entre Administrador, Odontóloga y Asistente, como se describe en el numeral 2.3. </w:t>
      </w:r>
    </w:p>
    <w:p w:rsidR="4E4ECC46" w:rsidP="6C2EBA1A" w:rsidRDefault="4E4ECC46" w14:paraId="77A335B0" w14:textId="4B7F8E5B">
      <w:pPr>
        <w:pStyle w:val="Normal"/>
      </w:pPr>
      <w:r>
        <w:rPr>
          <w:sz w:val="24"/>
          <w:szCs w:val="24"/>
        </w:rPr>
        <w:t xml:space="preserve">Para que la base de datos sepa quién hace cada petición, Supabase Auth identifica al usuario con un token en formato JWT (JSON Web Token). Este es un dato firmado de forma digital que guarda la identidad del usuario y el tiempo en que la sesión termina. El servidor puede comprobarlo sin buscar en una tabla de sesiones (Jones et al., 2015).</w:t>
      </w:r>
    </w:p>
    <w:p xmlns:wp14="http://schemas.microsoft.com/office/word/2010/wordml" w14:paraId="110FFD37" wp14:textId="77777777">
      <w:pPr>
        <w:pStyle w:val="Normal"/>
        <w:ind w:start="708" w:firstLine="720"/>
        <w:rPr>
          <w:rFonts w:ascii="Times New Roman" w:hAnsi="Times New Roman" w:eastAsia="Times New Roman"/>
          <w:sz w:val="24"/>
          <w:szCs w:val="24"/>
        </w:rPr>
      </w:pPr>
      <w:r>
        <w:rPr>
          <w:rFonts w:eastAsia="Times New Roman"/>
          <w:sz w:val="24"/>
          <w:szCs w:val="24"/>
        </w:rPr>
      </w:r>
    </w:p>
    <w:p xmlns:wp14="http://schemas.microsoft.com/office/word/2010/wordml" w:rsidP="6BCAD749" w14:paraId="01573A5D" wp14:textId="77777777">
      <w:pPr>
        <w:pStyle w:val="Heading2"/>
        <w:suppressLineNumbers w:val="0"/>
        <w:spacing w:before="0" w:beforeAutospacing="off" w:after="0" w:afterAutospacing="off" w:line="480" w:lineRule="auto"/>
        <w:rPr>
          <w:rFonts w:ascii="Times New Roman" w:hAnsi="Times New Roman"/>
          <w:sz w:val="24"/>
          <w:szCs w:val="24"/>
        </w:rPr>
      </w:pPr>
      <w:bookmarkStart w:name="__RefHeading___Toc10913_794851070" w:id="69"/>
      <w:bookmarkStart w:name="_Toc680229866" w:id="70"/>
      <w:bookmarkEnd w:id="69"/>
      <w:bookmarkStart w:name="_Toc1458849526" w:id="697617912"/>
      <w:r>
        <w:rPr>
          <w:rFonts w:eastAsia="Times New Roman" w:cs="Times New Roman"/>
          <w:sz w:val="24"/>
          <w:szCs w:val="24"/>
        </w:rPr>
        <w:t>2.3 Marco Conceptual</w:t>
      </w:r>
      <w:bookmarkEnd w:id="70"/>
      <w:bookmarkEnd w:id="697617912"/>
    </w:p>
    <w:p xmlns:wp14="http://schemas.microsoft.com/office/word/2010/wordml" w14:paraId="6FEADD3D" wp14:textId="77777777">
      <w:pPr>
        <w:pStyle w:val="Normal"/>
        <w:rPr>
          <w:rFonts w:ascii="Times New Roman" w:hAnsi="Times New Roman"/>
          <w:sz w:val="24"/>
          <w:szCs w:val="24"/>
        </w:rPr>
      </w:pPr>
      <w:r>
        <w:rPr>
          <w:i w:val="1"/>
          <w:iCs w:val="1"/>
          <w:sz w:val="24"/>
          <w:szCs w:val="24"/>
        </w:rPr>
        <w:t xml:space="preserve">Trazabilidad: </w:t>
      </w:r>
      <w:r>
        <w:rPr>
          <w:sz w:val="24"/>
          <w:szCs w:val="24"/>
        </w:rPr>
        <w:t xml:space="preserve">capacidad del sistema de conservar el historial cronológico de la atención de un paciente, de modo que cada registro pueda rastrearse hasta su origen y su autor. Esta es la acepción en que se usa el término a lo largo del documento, salvo cuando se indique expresamente su sentido metodológico </w:t>
      </w:r>
      <w:del w:id="9032" w:author="Revisión" w:date="2026-10-25T22:30:00Z">
        <w:r>
          <w:rPr>
            <w:sz w:val="24"/>
            <w:szCs w:val="24"/>
          </w:rPr>
          <w:delText xml:space="preserve">(numerales 2.2.1 y 2.2.3)</w:delText>
        </w:r>
      </w:del>
      <w:ins w:id="9033" w:author="Revisión" w:date="2026-10-25T22:30:00Z">
        <w:r>
          <w:rPr>
            <w:sz w:val="24"/>
            <w:szCs w:val="24"/>
          </w:rPr>
          <w:t xml:space="preserve">(numeral 2.2.3)</w:t>
        </w:r>
      </w:ins>
      <w:r>
        <w:rPr>
          <w:sz w:val="24"/>
          <w:szCs w:val="24"/>
        </w:rPr>
        <w:t xml:space="preserve">.</w:t>
      </w:r>
    </w:p>
    <w:p xmlns:wp14="http://schemas.microsoft.com/office/word/2010/wordml" w14:paraId="0E5D59F1" wp14:textId="77777777">
      <w:pPr>
        <w:pStyle w:val="Normal"/>
        <w:rPr>
          <w:rFonts w:ascii="Times New Roman" w:hAnsi="Times New Roman"/>
          <w:sz w:val="24"/>
          <w:szCs w:val="24"/>
        </w:rPr>
      </w:pPr>
      <w:r>
        <w:rPr>
          <w:i/>
          <w:iCs/>
          <w:sz w:val="24"/>
          <w:szCs w:val="24"/>
        </w:rPr>
        <w:t xml:space="preserve">Control de acceso basado en roles (RBAC): </w:t>
      </w:r>
      <w:r>
        <w:rPr>
          <w:sz w:val="24"/>
          <w:szCs w:val="24"/>
        </w:rPr>
        <w:t xml:space="preserve">los permisos se asignan a los tres roles del sistema (administrador, odontóloga, asistente), y no a cada persona por separado, de modo que lo que un usuario puede ver o hacer depende del rol que se le haya asignado al crear su cuenta.</w:t>
      </w:r>
    </w:p>
    <w:p xmlns:wp14="http://schemas.microsoft.com/office/word/2010/wordml" w14:paraId="00B5BB7C" wp14:textId="77777777">
      <w:pPr>
        <w:pStyle w:val="Normal"/>
        <w:rPr>
          <w:rFonts w:ascii="Times New Roman" w:hAnsi="Times New Roman"/>
          <w:sz w:val="24"/>
          <w:szCs w:val="24"/>
        </w:rPr>
      </w:pPr>
      <w:r>
        <w:rPr>
          <w:i/>
          <w:iCs/>
          <w:sz w:val="24"/>
          <w:szCs w:val="24"/>
        </w:rPr>
        <w:t xml:space="preserve">Anulación lógica: </w:t>
      </w:r>
      <w:r>
        <w:rPr>
          <w:sz w:val="24"/>
          <w:szCs w:val="24"/>
        </w:rPr>
        <w:t xml:space="preserve">una atención o una radiografía anulada no desaparece del sistema; queda visible con el motivo, el usuario y la fecha de la anulación, en lugar del dato original.</w:t>
      </w:r>
    </w:p>
    <w:p xmlns:wp14="http://schemas.microsoft.com/office/word/2010/wordml" w14:paraId="6B699379" wp14:textId="77777777">
      <w:pPr>
        <w:pStyle w:val="Normal"/>
        <w:rPr>
          <w:rFonts w:ascii="Times New Roman" w:hAnsi="Times New Roman"/>
          <w:sz w:val="24"/>
          <w:szCs w:val="24"/>
        </w:rPr>
      </w:pPr>
      <w:r>
        <w:rPr>
          <w:sz w:val="24"/>
          <w:szCs w:val="24"/>
        </w:rPr>
      </w:r>
    </w:p>
    <w:p xmlns:wp14="http://schemas.microsoft.com/office/word/2010/wordml" w:rsidP="6BCAD749" w14:paraId="71B3CA7B" wp14:textId="5BD09498">
      <w:pPr>
        <w:pStyle w:val="Heading2"/>
        <w:suppressLineNumbers w:val="0"/>
        <w:bidi w:val="0"/>
        <w:spacing w:before="0" w:beforeAutospacing="off" w:after="0" w:afterAutospacing="off" w:line="480" w:lineRule="auto"/>
        <w:rPr>
          <w:rFonts w:ascii="Times New Roman" w:hAnsi="Times New Roman"/>
          <w:sz w:val="24"/>
          <w:szCs w:val="24"/>
        </w:rPr>
      </w:pPr>
      <w:bookmarkStart w:name="__RefHeading___Toc10915_794851070" w:id="71"/>
      <w:bookmarkStart w:name="_Toc237902544" w:id="72"/>
      <w:bookmarkEnd w:id="71"/>
      <w:bookmarkStart w:name="_Toc2079636704" w:id="1315802043"/>
      <w:r>
        <w:rPr>
          <w:rFonts w:eastAsia="Times New Roman" w:cs="Times New Roman"/>
          <w:sz w:val="24"/>
          <w:szCs w:val="24"/>
        </w:rPr>
        <w:t>2.4 Marco Legal y Normativo (Colombia)</w:t>
      </w:r>
      <w:bookmarkEnd w:id="72"/>
      <w:bookmarkEnd w:id="1315802043"/>
    </w:p>
    <w:p xmlns:wp14="http://schemas.microsoft.com/office/word/2010/wordml" w:rsidP="6C2EBA1A" w14:paraId="2D6A8C1C" wp14:textId="00B5A512">
      <w:pPr>
        <w:pStyle w:val="ListParagraph"/>
        <w:numPr>
          <w:ilvl w:val="0"/>
          <w:numId w:val="1"/>
        </w:numPr>
        <w:ind w:firstLine="708"/>
        <w:rPr/>
      </w:pPr>
      <w:r>
        <w:rPr>
          <w:rFonts w:ascii="Times New Roman" w:hAnsi="Times New Roman"/>
          <w:sz w:val="24"/>
          <w:szCs w:val="24"/>
        </w:rPr>
        <w:t xml:space="preserve">Ley 35 de 1989 establece el código de ética del odontólogo colombiano. Reconoce que la historia clínica es confidencial y privada. </w:t>
      </w:r>
      <w:del w:id="9034" w:author="Revisión" w:date="2026-10-25T22:30:00Z">
        <w:r>
          <w:rPr>
            <w:rFonts w:ascii="Times New Roman" w:hAnsi="Times New Roman"/>
            <w:sz w:val="24"/>
            <w:szCs w:val="24"/>
          </w:rPr>
          <w:delText xml:space="preserve">Obliga al profesional a enseñar a su personal auxiliar sobre la importancia de guardar el secreto profesional, según lo indica la Ley 35 de 1989.</w:delText>
        </w:r>
      </w:del>
      <w:ins w:id="9035" w:author="Revisión" w:date="2026-10-25T22:30:00Z">
        <w:r>
          <w:rPr>
            <w:rFonts w:ascii="Times New Roman" w:hAnsi="Times New Roman"/>
            <w:sz w:val="24"/>
            <w:szCs w:val="24"/>
          </w:rPr>
          <w:t xml:space="preserve">También obliga al profesional a instruir a su personal auxiliar sobre la importancia de guardar el secreto profesional.</w:t>
        </w:r>
      </w:ins>
      <w:r>
        <w:rPr>
          <w:rFonts w:ascii="Times New Roman" w:hAnsi="Times New Roman"/>
          <w:sz w:val="24"/>
          <w:szCs w:val="24"/>
        </w:rPr>
        <w:t xml:space="preserve"> Esta regla hace necesario diferenciar los niveles de acceso a la información clínica según el rol de cada usuario del sistema, como Administrador, Odontóloga y Asistente.</w:t>
      </w:r>
    </w:p>
    <w:p xmlns:wp14="http://schemas.microsoft.com/office/word/2010/wordml" w:rsidP="6C2EBA1A" w14:paraId="153043DB" wp14:textId="172B00FD">
      <w:pPr>
        <w:pStyle w:val="ListParagraph"/>
        <w:numPr>
          <w:ilvl w:val="0"/>
          <w:numId w:val="1"/>
        </w:numPr>
        <w:ind w:firstLine="708"/>
        <w:rPr/>
      </w:pPr>
      <w:r>
        <w:rPr>
          <w:noProof w:val="0"/>
          <w:lang w:val="es-CO"/>
        </w:rPr>
        <w:t xml:space="preserve">Ley 38 de 1993 adopta la carta dental con fines de identificación y obliga a todos los consultorios odontológicos, públicos y privados, a llenarla para cada paciente. Cuando se hace la necropsia de una persona sin identificar, se registra su estado dental y se envía al Instituto Nacional de Medicina Legal y Ciencias Forenses. Ahí lo comparan con los registros odontológicos disponibles. Por ende, el odontograma del sistema </w:t>
      </w:r>
      <w:del w:id="9036" w:author="Revisión" w:date="2026-10-25T22:30:00Z">
        <w:r>
          <w:rPr>
            <w:noProof w:val="0"/>
            <w:lang w:val="es-CO"/>
          </w:rPr>
          <w:delText xml:space="preserve">tambien</w:delText>
        </w:r>
      </w:del>
      <w:ins w:id="9037" w:author="Revisión" w:date="2026-10-25T22:30:00Z">
        <w:r>
          <w:rPr>
            <w:noProof w:val="0"/>
            <w:lang w:val="es-CO"/>
          </w:rPr>
          <w:t xml:space="preserve">también</w:t>
        </w:r>
      </w:ins>
      <w:r>
        <w:rPr>
          <w:noProof w:val="0"/>
          <w:lang w:val="es-CO"/>
        </w:rPr>
        <w:t xml:space="preserve"> tiene un valor forense, debe guardarse completo y estar disponible cuando la autoridad lo pida (Ley 38 de 1993).</w:t>
      </w:r>
    </w:p>
    <w:p xmlns:wp14="http://schemas.microsoft.com/office/word/2010/wordml" w:rsidP="6C2EBA1A" w14:paraId="2AA26DD9" wp14:textId="6BB67246">
      <w:pPr>
        <w:pStyle w:val="ListParagraph"/>
        <w:numPr>
          <w:ilvl w:val="0"/>
          <w:numId w:val="1"/>
        </w:numPr>
        <w:ind w:firstLine="708"/>
        <w:rPr/>
      </w:pPr>
      <w:r>
        <w:rPr>
          <w:noProof w:val="0"/>
          <w:lang w:val="es-CO"/>
        </w:rPr>
        <w:t xml:space="preserve">Ley 527 de 1999 reconoce la validez y fuerza probatoria de los mensajes de datos. Es decir, reconoce la información que se genera y guarda por medios electrónicos. En el sistema, los consentimientos informados y las evoluciones clínicas se guardan como mensajes de datos. Incluyen la identificación del usuario que los registró, la fecha y la hora en que lo hizo. </w:t>
      </w:r>
      <w:del w:id="9038" w:author="Revisión" w:date="2026-10-25T22:30:00Z">
        <w:r>
          <w:rPr>
            <w:noProof w:val="0"/>
            <w:lang w:val="es-CO"/>
          </w:rPr>
          <w:delText xml:space="preserve">Estos registros no usan firma digital certificada, según la Ley 527 de 1999.</w:delText>
        </w:r>
      </w:del>
      <w:ins w:id="9039" w:author="Revisión" w:date="2026-10-25T22:30:00Z">
        <w:r>
          <w:rPr>
            <w:noProof w:val="0"/>
            <w:lang w:val="es-CO"/>
          </w:rPr>
          <w:t xml:space="preserve">Estos registros no usan firma digital certificada; su valor como prueba se apoya en que el sistema conserva el registro sin alteraciones e identifica a quien lo hizo (Ley 527 de 1999).</w:t>
        </w:r>
      </w:ins>
    </w:p>
    <w:p xmlns:wp14="http://schemas.microsoft.com/office/word/2010/wordml" w:rsidP="6C2EBA1A" w14:paraId="0F1991DD" wp14:textId="66B66436">
      <w:pPr>
        <w:pStyle w:val="ListParagraph"/>
        <w:numPr>
          <w:ilvl w:val="0"/>
          <w:numId w:val="1"/>
        </w:numPr>
        <w:ind w:firstLine="708"/>
        <w:rPr/>
      </w:pPr>
      <w:r>
        <w:rPr>
          <w:noProof w:val="0"/>
          <w:lang w:val="es-CO"/>
        </w:rPr>
        <w:t xml:space="preserve">Ley 1581 de 2012 regula la protección de los datos personales y clasifica los datos relacionados con la salud como datos sensibles. Para tratar estos datos se necesita la autorización explícita del titular. Además, reconoce el derecho del titular a conocer, actualizar y corregir su información (Ley 1581 de 2012). Su decreto reglamentario exige que la autorización sea previa e informada y que se guarde prueba de esta autorización (Decreto 1377 de 2013). Por eso el sistema registra la autorización de cada paciente, con su fecha y medio, </w:t>
      </w:r>
      <w:del w:id="9040" w:author="Revisión" w:date="2026-10-25T22:30:00Z">
        <w:r>
          <w:rPr>
            <w:noProof w:val="0"/>
            <w:lang w:val="es-CO"/>
          </w:rPr>
          <w:delText xml:space="preserve">y permite gestionar las solicitudes de consulta y corrección.</w:delText>
        </w:r>
      </w:del>
      <w:ins w:id="9041" w:author="Revisión" w:date="2026-10-25T22:30:00Z">
        <w:r>
          <w:rPr>
            <w:noProof w:val="0"/>
            <w:lang w:val="es-CO"/>
          </w:rPr>
          <w:t xml:space="preserve">y permite gestionar las solicitudes de consulta y corrección. Además, como el sistema funciona sobre servicios en la nube de terceros (Supabase, Google Calendar y el proveedor de mensajería de WhatsApp), estos actúan como encargados del tratamiento. La ley exige que el consultorio, como responsable, se asegure de que esos encargados protejan la información, y regula el envío de datos personales fuera del país (Ley 1581 de 2012; Decreto 1377 de 2013).</w:t>
        </w:r>
      </w:ins>
    </w:p>
    <w:p xmlns:wp14="http://schemas.microsoft.com/office/word/2010/wordml" w:rsidP="6C2EBA1A" w14:paraId="2C584944" wp14:textId="7CA2E189">
      <w:pPr>
        <w:pStyle w:val="ListParagraph"/>
        <w:numPr>
          <w:ilvl w:val="0"/>
          <w:numId w:val="1"/>
        </w:numPr>
        <w:ind w:firstLine="708"/>
        <w:rPr/>
      </w:pPr>
      <w:r>
        <w:rPr>
          <w:noProof w:val="0"/>
          <w:lang w:val="es-CO"/>
        </w:rPr>
        <w:t xml:space="preserve">Ley 1751 de 2015 regula el derecho fundamental a la salud. Reconoce al paciente el derecho a recibir información clara sobre su estado de salud. También le da el derecho a que su historia clínica se maneje de forma confidencial. El paciente puede consultar toda su historia clínica y pedir una copia de ella. Por esto, la información clínica registrada en el sistema debe estar disponible en su totalidad cuando el paciente la pida al consultorio.</w:t>
      </w:r>
    </w:p>
    <w:p>
      <w:pPr>
        <w:pStyle w:val="ListParagraph"/>
        <w:numPr>
          <w:ilvl w:val="0"/>
          <w:numId w:val="1"/>
        </w:numPr>
        <w:ind w:firstLine="708"/>
        <w:rPr>
          <w:ins w:id="9201" w:author="Revisión" w:date="2026-10-25T22:30:00Z"/>
        </w:rPr>
      </w:pPr>
      <w:ins w:id="9202" w:author="Revisión" w:date="2026-10-25T22:30:00Z">
        <w:r>
          <w:rPr>
            <w:noProof w:val="0"/>
            <w:lang w:val="es-CO"/>
          </w:rPr>
          <w:t xml:space="preserve">Ley 2015 de 2020 crea la historia clínica electrónica interoperable en Colombia, con el fin de que los prestadores de servicios de salud intercambien los datos clínicos relevantes de cada paciente por medio de la plataforma que defina el Gobierno nacional (Ley 2015 de 2020). La conexión del sistema RAVE con esa plataforma no hace parte del alcance del proyecto (numeral 1.4). Aun así, la historia clínica del sistema guarda cada atención de forma estructurada, con fecha y profesional responsable, que es la base sobre la cual se apoya ese intercambio.</w:t>
        </w:r>
      </w:ins>
    </w:p>
    <w:p xmlns:wp14="http://schemas.microsoft.com/office/word/2010/wordml" w:rsidP="6C2EBA1A" w14:paraId="5048BFD7" wp14:textId="723D2121">
      <w:pPr>
        <w:pStyle w:val="ListParagraph"/>
        <w:numPr>
          <w:ilvl w:val="0"/>
          <w:numId w:val="1"/>
        </w:numPr>
        <w:ind w:firstLine="708"/>
        <w:rPr/>
      </w:pPr>
      <w:r>
        <w:rPr>
          <w:noProof w:val="0"/>
          <w:lang w:val="es-CO"/>
        </w:rPr>
        <w:t>Resolución 1995 de 1999. Establece las normas para el manejo de la historia clínica. Exige que los registros sean legibles, lleven fecha y hora y se asienten en orden cronológico. También pide que los programas usados para manejarla impidan modificar la información una vez guardada y que identifiquen al personal responsable de cada registro (Resolución 1995 de 1999).</w:t>
      </w:r>
    </w:p>
    <w:p xmlns:wp14="http://schemas.microsoft.com/office/word/2010/wordml" w:rsidP="6C2EBA1A" w14:paraId="4874791F" wp14:textId="226005E8">
      <w:pPr>
        <w:pStyle w:val="ListParagraph"/>
        <w:numPr>
          <w:ilvl w:val="0"/>
          <w:numId w:val="1"/>
        </w:numPr>
        <w:ind w:firstLine="708"/>
        <w:rPr/>
      </w:pPr>
      <w:r>
        <w:rPr>
          <w:noProof w:val="0"/>
          <w:lang w:val="es-CO"/>
        </w:rPr>
        <w:t>Resolución 839 de 2017 modifica la Resolución 1995 de 1999 en lo que tiene que ver con la conservación de la historia clínica. Esta debe guardarse por al menos quince años a partir de la última atención. Cinco años deben estar en el archivo de gestión y diez en el archivo central. Por eso, dentro de ese tiempo el sistema no debe permitir borrar físicamente historias clínicas, odontogramas ni radiografías según la Resolución 839 de 2017.</w:t>
      </w:r>
    </w:p>
    <w:p xmlns:wp14="http://schemas.microsoft.com/office/word/2010/wordml" w:rsidP="6C2EBA1A" w14:paraId="08CE6F91" wp14:textId="4B754F00">
      <w:pPr>
        <w:pStyle w:val="ListParagraph"/>
        <w:numPr>
          <w:ilvl w:val="0"/>
          <w:numId w:val="1"/>
        </w:numPr>
        <w:ind w:firstLine="708"/>
        <w:rPr/>
      </w:pPr>
      <w:r>
        <w:rPr>
          <w:rFonts w:ascii="Times New Roman" w:hAnsi="Times New Roman"/>
          <w:sz w:val="24"/>
          <w:szCs w:val="24"/>
        </w:rPr>
        <w:t>Resolución 3100 de 2019 define los procedimientos y condiciones para inscribir a los prestadores de servicios de salud y para habilitar los servicios. Uno de sus estándares es el de historia clínica y registros. Este exige que la historia de cada paciente esté diligenciada de forma completa y legible. Además, se debe garantizar su custodia y confidencialidad, según lo establece la Resolución 3100 de 2019.</w:t>
      </w:r>
    </w:p>
    <w:p xmlns:wp14="http://schemas.microsoft.com/office/word/2010/wordml" w14:paraId="61CDCEAD" wp14:textId="77777777">
      <w:pPr>
        <w:pStyle w:val="Normal"/>
        <w:rPr>
          <w:rFonts w:ascii="Times New Roman" w:hAnsi="Times New Roman" w:eastAsia="Times New Roman"/>
          <w:sz w:val="24"/>
          <w:szCs w:val="24"/>
        </w:rPr>
      </w:pPr>
      <w:r>
        <w:rPr>
          <w:rFonts w:eastAsia="Times New Roman"/>
          <w:sz w:val="24"/>
          <w:szCs w:val="24"/>
        </w:rPr>
      </w:r>
      <w:r>
        <w:br w:type="page"/>
      </w:r>
    </w:p>
    <w:p xmlns:wp14="http://schemas.microsoft.com/office/word/2010/wordml" w14:paraId="4D709B52" wp14:textId="77777777">
      <w:pPr>
        <w:pStyle w:val="Heading1"/>
        <w:spacing w:before="0" w:after="0"/>
        <w:rPr>
          <w:rFonts w:ascii="Times New Roman" w:hAnsi="Times New Roman"/>
          <w:sz w:val="24"/>
          <w:szCs w:val="24"/>
        </w:rPr>
      </w:pPr>
      <w:bookmarkStart w:name="__RefHeading___Toc10917_794851070" w:id="73"/>
      <w:bookmarkStart w:name="_Toc1304681871" w:id="74"/>
      <w:bookmarkEnd w:id="73"/>
      <w:bookmarkEnd w:id="74"/>
      <w:bookmarkStart w:name="_Toc1424632928" w:id="689248287"/>
      <w:r>
        <w:rPr>
          <w:sz w:val="24"/>
          <w:szCs w:val="24"/>
        </w:rPr>
        <w:t>Capítulo 3. Método</w:t>
      </w:r>
      <w:bookmarkEnd w:id="689248287"/>
    </w:p>
    <w:p xmlns:wp14="http://schemas.microsoft.com/office/word/2010/wordml" w14:paraId="6BB9E253" wp14:textId="77777777">
      <w:pPr>
        <w:pStyle w:val="Normal"/>
        <w:rPr>
          <w:rFonts w:ascii="Times New Roman" w:hAnsi="Times New Roman"/>
          <w:sz w:val="24"/>
          <w:szCs w:val="24"/>
        </w:rPr>
      </w:pPr>
      <w:r>
        <w:rPr>
          <w:sz w:val="24"/>
          <w:szCs w:val="24"/>
        </w:rPr>
      </w:r>
    </w:p>
    <w:p xmlns:wp14="http://schemas.microsoft.com/office/word/2010/wordml" w14:paraId="34C8EF90" wp14:textId="235A5679">
      <w:pPr>
        <w:pStyle w:val="Normal"/>
        <w:rPr>
          <w:rFonts w:ascii="Times New Roman" w:hAnsi="Times New Roman"/>
          <w:sz w:val="24"/>
          <w:szCs w:val="24"/>
        </w:rPr>
      </w:pPr>
      <w:r>
        <w:rPr>
          <w:rFonts w:eastAsia="Times New Roman"/>
          <w:sz w:val="24"/>
          <w:szCs w:val="24"/>
        </w:rPr>
        <w:t xml:space="preserve">Para el desarrollo de este proyecto se adopta la metodología ICONIX, creada por Doug Rosenberg y Kendall Scott.</w:t>
      </w:r>
      <w:ins w:id="9408" w:author="Revisión" w:date="2026-10-25T22:30:00Z">
        <w:r>
          <w:rPr>
            <w:rFonts w:eastAsia="Times New Roman"/>
            <w:sz w:val="24"/>
            <w:szCs w:val="24"/>
          </w:rPr>
          <w:t xml:space="preserve"> El trabajo es de tipo aplicado, porque parte de un problema concreto del consultorio RAVE y lo resuelve con el desarrollo de un sistema de información.</w:t>
        </w:r>
      </w:ins>
      <w:r>
        <w:rPr>
          <w:rFonts w:eastAsia="Times New Roman"/>
          <w:sz w:val="24"/>
          <w:szCs w:val="24"/>
        </w:rPr>
        <w:t xml:space="preserve"> </w:t>
      </w:r>
      <w:del w:id="9042" w:author="Revisión" w:date="2026-10-25T22:30:00Z">
        <w:r>
          <w:rPr>
            <w:rFonts w:eastAsia="Times New Roman"/>
            <w:sz w:val="24"/>
            <w:szCs w:val="24"/>
          </w:rPr>
          <w:delText xml:space="preserve">ICONIX consiste en un lenguaje de modelamiento y un proceso de desarrollo de software práctico; es un proceso dirigido, como RUP, pero relativamente pequeño y ligero, como XP (Moreira Pinargote et al., 2019).</w:delText>
        </w:r>
      </w:del>
      <w:ins w:id="9043" w:author="Revisión" w:date="2026-10-25T22:30:00Z">
        <w:r>
          <w:rPr>
            <w:rFonts w:eastAsia="Times New Roman"/>
            <w:sz w:val="24"/>
            <w:szCs w:val="24"/>
          </w:rPr>
          <w:t xml:space="preserve">Según Moreira Pinargote et al. (2019), ICONIX combina un lenguaje de modelado con un proceso de desarrollo práctico y se ubica en un punto intermedio: está guiado por casos de uso, como RUP, pero es mucho más liviano, en la línea de XP.</w:t>
        </w:r>
      </w:ins>
    </w:p>
    <w:p xmlns:wp14="http://schemas.microsoft.com/office/word/2010/wordml" w14:paraId="1F6ABE7F" wp14:textId="77777777">
      <w:pPr>
        <w:pStyle w:val="Normal"/>
        <w:rPr>
          <w:rFonts w:ascii="Times New Roman" w:hAnsi="Times New Roman"/>
          <w:sz w:val="24"/>
          <w:szCs w:val="24"/>
        </w:rPr>
      </w:pPr>
      <w:r>
        <w:rPr>
          <w:rFonts w:eastAsia="Times New Roman"/>
          <w:sz w:val="24"/>
          <w:szCs w:val="24"/>
        </w:rPr>
        <w:t>ICONIX organiza el proceso en cuatro fases:</w:t>
      </w:r>
    </w:p>
    <w:p xmlns:wp14="http://schemas.microsoft.com/office/word/2010/wordml" w14:paraId="23DE523C" wp14:textId="77777777">
      <w:pPr>
        <w:pStyle w:val="Normal"/>
        <w:rPr>
          <w:rFonts w:ascii="Times New Roman" w:hAnsi="Times New Roman" w:eastAsia="Times New Roman"/>
          <w:sz w:val="24"/>
          <w:szCs w:val="24"/>
        </w:rPr>
      </w:pPr>
      <w:r>
        <w:rPr>
          <w:rFonts w:eastAsia="Times New Roman"/>
          <w:sz w:val="24"/>
          <w:szCs w:val="24"/>
        </w:rPr>
      </w:r>
    </w:p>
    <w:p xmlns:wp14="http://schemas.microsoft.com/office/word/2010/wordml" w:rsidP="6BCAD749" w14:paraId="4AA8107B" wp14:textId="77777777">
      <w:pPr>
        <w:pStyle w:val="Heading2"/>
        <w:suppressLineNumbers w:val="0"/>
        <w:spacing w:before="0" w:beforeAutospacing="off" w:after="0" w:afterAutospacing="off" w:line="480" w:lineRule="auto"/>
        <w:rPr>
          <w:rFonts w:ascii="Times New Roman" w:hAnsi="Times New Roman"/>
          <w:sz w:val="24"/>
          <w:szCs w:val="24"/>
        </w:rPr>
      </w:pPr>
      <w:bookmarkStart w:name="__RefHeading___Toc10919_794851070" w:id="75"/>
      <w:bookmarkStart w:name="_Toc671347938" w:id="76"/>
      <w:bookmarkEnd w:id="75"/>
      <w:bookmarkEnd w:id="76"/>
      <w:bookmarkStart w:name="_Toc604565310" w:id="729484813"/>
      <w:r>
        <w:rPr>
          <w:rFonts w:eastAsia="Times New Roman"/>
          <w:sz w:val="24"/>
          <w:szCs w:val="24"/>
        </w:rPr>
        <w:t>3.1 Fase 1: Análisis de Requerimientos</w:t>
      </w:r>
      <w:bookmarkEnd w:id="729484813"/>
    </w:p>
    <w:p xmlns:wp14="http://schemas.microsoft.com/office/word/2010/wordml" w14:paraId="7920F929" wp14:textId="1E5E54A1">
      <w:pPr>
        <w:pStyle w:val="Normal"/>
      </w:pPr>
      <w:r>
        <w:rPr>
          <w:rFonts w:eastAsia="Times New Roman"/>
          <w:sz w:val="24"/>
          <w:szCs w:val="24"/>
        </w:rPr>
        <w:t xml:space="preserve">En esta fase se busca entender el problema, las personas involucradas y las necesidades del sistema. </w:t>
      </w:r>
      <w:del w:id="9044" w:author="Revisión" w:date="2026-10-25T22:30:00Z">
        <w:r>
          <w:rPr>
            <w:rFonts w:eastAsia="Times New Roman"/>
            <w:sz w:val="24"/>
            <w:szCs w:val="24"/>
          </w:rPr>
          <w:delText xml:space="preserve">Se identifican en el mundo real los objetos y todas las relaciones de agregación y generalización entre ellos. Para esto, se usa un diagrama de clases de alto nivel llamado modelo de dominio. Se presenta un prototipo de las interfaces del sistema para que los interesados entiendan mejor el sistema propuesto.</w:delText>
        </w:r>
      </w:del>
      <w:ins w:id="9045" w:author="Revisión" w:date="2026-10-25T22:30:00Z">
        <w:r>
          <w:rPr>
            <w:rFonts w:eastAsia="Times New Roman"/>
            <w:sz w:val="24"/>
            <w:szCs w:val="24"/>
          </w:rPr>
          <w:t xml:space="preserve">Se reconocen los objetos del mundo real que intervienen en el problema y la forma en que se relacionan, y con ellos se arma un diagrama de clases de alto nivel, el modelo de dominio. También se elaboran prototipos de las pantallas, que ayudan a los interesados a hacerse una idea concreta del sistema propuesto.</w:t>
        </w:r>
      </w:ins>
      <w:r>
        <w:rPr>
          <w:rFonts w:eastAsia="Times New Roman"/>
          <w:sz w:val="24"/>
          <w:szCs w:val="24"/>
        </w:rPr>
        <w:t xml:space="preserve"> También se identifican los casos de uso del sistema y se muestran los actores involucrados (Amavizca et al., 2014). </w:t>
      </w:r>
    </w:p>
    <w:p xmlns:wp14="http://schemas.microsoft.com/office/word/2010/wordml" w14:paraId="0442B92B" wp14:textId="4617668B">
      <w:pPr>
        <w:pStyle w:val="Normal"/>
      </w:pPr>
      <w:r>
        <w:rPr>
          <w:rFonts w:eastAsia="Times New Roman"/>
          <w:sz w:val="24"/>
          <w:szCs w:val="24"/>
        </w:rPr>
        <w:t xml:space="preserve"> </w:t>
      </w:r>
    </w:p>
    <w:p xmlns:wp14="http://schemas.microsoft.com/office/word/2010/wordml" w14:paraId="52E56223" wp14:textId="237BC1AC">
      <w:pPr>
        <w:pStyle w:val="Normal"/>
      </w:pPr>
      <w:r>
        <w:rPr>
          <w:rFonts w:eastAsia="Times New Roman"/>
          <w:sz w:val="24"/>
          <w:szCs w:val="24"/>
        </w:rPr>
        <w:t xml:space="preserve">En esta fase se hicieron las siguientes actividades.</w:t>
      </w:r>
      <w:ins w:id="9409" w:author="Revisión" w:date="2026-10-25T22:30:00Z">
        <w:r>
          <w:rPr>
            <w:rFonts w:eastAsia="Times New Roman"/>
            <w:sz w:val="24"/>
            <w:szCs w:val="24"/>
          </w:rPr>
          <w:t xml:space="preserve"> Para conocer cómo trabajaba el consultorio se usaron dos técnicas: entrevistas con el personal y revisión de las hojas de papel en las que la odontóloga llevaba las citas, los datos de los pacientes y las atenciones. Lo que salió de esas entrevistas y de esa revisión es la base de las reglas operativas (numeral 3.5) y de los requerimientos (numeral 3.6).</w:t>
        </w:r>
      </w:ins>
      <w:r>
        <w:rPr>
          <w:rFonts w:eastAsia="Times New Roman"/>
          <w:sz w:val="24"/>
          <w:szCs w:val="24"/>
        </w:rPr>
        <w:t xml:space="preserve"> Se levantaron los requerimientos funcionales y no funcionales. Se construyó el modelo del dominio inicial. Se elaboró el diagrama de casos de uso con actores y escenarios. Se documentaron las reglas operativas del sistema. También se revisaron los requerimientos para comprobar que los casos de uso respondan a las necesidades identificadas.</w:t>
      </w:r>
    </w:p>
    <w:p xmlns:wp14="http://schemas.microsoft.com/office/word/2010/wordml" w:rsidP="6BCAD749" w14:paraId="37C75445" wp14:textId="77777777">
      <w:pPr>
        <w:pStyle w:val="Heading2"/>
        <w:suppressLineNumbers w:val="0"/>
        <w:bidi w:val="0"/>
        <w:spacing w:before="0" w:beforeAutospacing="off" w:after="0" w:afterAutospacing="off" w:line="480" w:lineRule="auto"/>
        <w:rPr>
          <w:rFonts w:ascii="Times New Roman" w:hAnsi="Times New Roman"/>
          <w:sz w:val="24"/>
          <w:szCs w:val="24"/>
        </w:rPr>
      </w:pPr>
      <w:bookmarkStart w:name="__RefHeading___Toc10921_794851070" w:id="77"/>
      <w:bookmarkStart w:name="_Toc1709181685" w:id="78"/>
      <w:bookmarkEnd w:id="77"/>
      <w:bookmarkEnd w:id="78"/>
      <w:bookmarkStart w:name="_Toc682883821" w:id="64461548"/>
      <w:r>
        <w:rPr>
          <w:rFonts w:eastAsia="Times New Roman"/>
          <w:sz w:val="24"/>
          <w:szCs w:val="24"/>
        </w:rPr>
        <w:t>3.2 Fase 2: Diseño Preliminar</w:t>
      </w:r>
      <w:bookmarkEnd w:id="64461548"/>
    </w:p>
    <w:p w:rsidR="21990B23" w:rsidP="6C2EBA1A" w:rsidRDefault="21990B23" w14:paraId="680B5C0E" w14:textId="677365AA">
      <w:pPr>
        <w:pStyle w:val="Normal"/>
      </w:pPr>
      <w:r>
        <w:rPr>
          <w:rFonts w:eastAsia="Times New Roman"/>
          <w:sz w:val="24"/>
          <w:szCs w:val="24"/>
        </w:rPr>
        <w:t xml:space="preserve">En esta fase se estudia más a fondo el comportamiento del sistema. Se describen los casos de uso como un flujo principal de acciones. Estos pueden incluir flujos alternativos y flujos de excepción. También se hace el análisis de robustez. Se elabora un diagrama que muestra los pasos en cada caso de uso, las entidades, las acciones y las interfaces de usuario. Los casos de uso se ajustan a medida que se avanza (Amavizca et al., 2014). Los diagramas de robustez ayudan a entender mejor la relación entre el usuario y el sistema. También facilitan la comprensión y muestran cómo fluye la información dentro de un caso de uso (Amavizca et al., 2014).  </w:t>
      </w:r>
    </w:p>
    <w:p w:rsidR="21990B23" w:rsidP="6C2EBA1A" w:rsidRDefault="21990B23" w14:paraId="286DAC3F" w14:textId="5C1B2BCD">
      <w:pPr>
        <w:pStyle w:val="Normal"/>
      </w:pPr>
      <w:r>
        <w:rPr>
          <w:rFonts w:eastAsia="Times New Roman"/>
          <w:sz w:val="24"/>
          <w:szCs w:val="24"/>
        </w:rPr>
        <w:t>Las actividades realizadas fueron las siguientes. Se elaboraron los diagramas de robustez para cada caso de uso. Se refinó y actualizó el modelo del dominio al incorporar nuevas entidades con sus atributos identificados. También se revisó el diseño preliminar para comprobar que hubiera coherencia entre los diagramas de robustez, los casos de uso y el modelo del dominio.</w:t>
      </w:r>
    </w:p>
    <w:p xmlns:wp14="http://schemas.microsoft.com/office/word/2010/wordml" w14:paraId="07547A01" wp14:textId="77777777">
      <w:pPr>
        <w:pStyle w:val="Normal"/>
        <w:rPr>
          <w:rFonts w:ascii="Times New Roman" w:hAnsi="Times New Roman" w:eastAsia="Times New Roman"/>
          <w:sz w:val="24"/>
          <w:szCs w:val="24"/>
          <w:lang w:val="es-CO"/>
        </w:rPr>
      </w:pPr>
      <w:r>
        <w:rPr>
          <w:rFonts w:eastAsia="Times New Roman"/>
          <w:sz w:val="24"/>
          <w:szCs w:val="24"/>
          <w:lang w:val="es-CO"/>
        </w:rPr>
      </w:r>
    </w:p>
    <w:p xmlns:wp14="http://schemas.microsoft.com/office/word/2010/wordml" w:rsidP="6BCAD749" w14:paraId="3A395F52" wp14:textId="77777777">
      <w:pPr>
        <w:pStyle w:val="Heading2"/>
        <w:suppressLineNumbers w:val="0"/>
        <w:bidi w:val="0"/>
        <w:spacing w:before="0" w:beforeAutospacing="off" w:after="0" w:afterAutospacing="off" w:line="480" w:lineRule="auto"/>
        <w:rPr>
          <w:rFonts w:ascii="Times New Roman" w:hAnsi="Times New Roman"/>
          <w:sz w:val="24"/>
          <w:szCs w:val="24"/>
        </w:rPr>
      </w:pPr>
      <w:bookmarkStart w:name="__RefHeading___Toc10923_794851070" w:id="79"/>
      <w:bookmarkStart w:name="_Toc1490108274" w:id="80"/>
      <w:bookmarkEnd w:id="79"/>
      <w:bookmarkEnd w:id="80"/>
      <w:bookmarkStart w:name="_Toc1400875638" w:id="1102597220"/>
      <w:r>
        <w:rPr>
          <w:rFonts w:eastAsia="Times New Roman"/>
          <w:sz w:val="24"/>
          <w:szCs w:val="24"/>
        </w:rPr>
        <w:t>3.3 Fase 3: Revisión del Diseño</w:t>
      </w:r>
      <w:bookmarkEnd w:id="1102597220"/>
    </w:p>
    <w:p xmlns:wp14="http://schemas.microsoft.com/office/word/2010/wordml" w14:paraId="4BDB9C02" wp14:textId="77777777">
      <w:pPr>
        <w:pStyle w:val="Normal"/>
        <w:rPr>
          <w:rFonts w:ascii="Times New Roman" w:hAnsi="Times New Roman"/>
          <w:sz w:val="24"/>
          <w:szCs w:val="24"/>
        </w:rPr>
      </w:pPr>
      <w:del w:id="9046" w:author="Revisión" w:date="2026-10-25T22:30:00Z">
        <w:r>
          <w:rPr>
            <w:rFonts w:eastAsia="Times New Roman"/>
            <w:sz w:val="24"/>
            <w:szCs w:val="24"/>
          </w:rPr>
          <w:delText xml:space="preserve">En esta fase se especifica el comportamiento a través del diagrama de secuencia, identificando para cada caso de uso los mensajes entre los diferentes objetos; se termina el modelo estático adicionando detalles en el diseño de clases; y se verifica si el diseño satisface todos los requisitos identificados (Amavizca et al., 2014).</w:delText>
        </w:r>
      </w:del>
      <w:ins w:id="9047" w:author="Revisión" w:date="2026-10-25T22:30:00Z">
        <w:r>
          <w:rPr>
            <w:rFonts w:eastAsia="Times New Roman"/>
            <w:sz w:val="24"/>
            <w:szCs w:val="24"/>
          </w:rPr>
          <w:t xml:space="preserve">En esta fase el comportamiento de cada caso de uso se detalla con un diagrama de secuencia, que muestra los mensajes entre los objetos que participan. Con esa información se completa el diagrama de clases y se comprueba que el diseño responda a todos los requisitos identificados (Amavizca et al., 2014).</w:t>
        </w:r>
      </w:ins>
    </w:p>
    <w:p xmlns:wp14="http://schemas.microsoft.com/office/word/2010/wordml" w14:paraId="39940C5D" wp14:textId="77777777">
      <w:pPr>
        <w:pStyle w:val="Normal"/>
        <w:rPr>
          <w:rFonts w:ascii="Times New Roman" w:hAnsi="Times New Roman"/>
          <w:sz w:val="24"/>
          <w:szCs w:val="24"/>
        </w:rPr>
      </w:pPr>
      <w:r>
        <w:rPr>
          <w:rFonts w:eastAsia="Times New Roman"/>
          <w:sz w:val="24"/>
          <w:szCs w:val="24"/>
        </w:rPr>
        <w:t>Las actividades realizadas fueron: construcción de los diagramas de secuencia por cada caso de uso, elaboración del diagrama de clases definitivo con atributos y métodos, diseño del modelo de base de datos, y una revisión crítica del diseño detallado para asegurar que el diagrama de secuencia está correctamente elaborado y que el diagrama de clases es consistente con él.</w:t>
      </w:r>
    </w:p>
    <w:p xmlns:wp14="http://schemas.microsoft.com/office/word/2010/wordml" w14:paraId="5043CB0F" wp14:textId="77777777">
      <w:pPr>
        <w:pStyle w:val="Normal"/>
        <w:rPr>
          <w:rFonts w:ascii="Times New Roman" w:hAnsi="Times New Roman" w:eastAsia="Times New Roman"/>
          <w:sz w:val="24"/>
          <w:szCs w:val="24"/>
          <w:lang w:val="es-CO"/>
        </w:rPr>
      </w:pPr>
      <w:r>
        <w:rPr>
          <w:rFonts w:eastAsia="Times New Roman"/>
          <w:sz w:val="24"/>
          <w:szCs w:val="24"/>
          <w:lang w:val="es-CO"/>
        </w:rPr>
      </w:r>
    </w:p>
    <w:p xmlns:wp14="http://schemas.microsoft.com/office/word/2010/wordml" w:rsidP="6BCAD749" w14:paraId="2BC72B91" wp14:textId="77777777">
      <w:pPr>
        <w:pStyle w:val="Heading2"/>
        <w:suppressLineNumbers w:val="0"/>
        <w:bidi w:val="0"/>
        <w:spacing w:before="0" w:beforeAutospacing="off" w:after="0" w:afterAutospacing="off" w:line="480" w:lineRule="auto"/>
        <w:rPr>
          <w:rFonts w:ascii="Times New Roman" w:hAnsi="Times New Roman"/>
          <w:sz w:val="24"/>
          <w:szCs w:val="24"/>
        </w:rPr>
      </w:pPr>
      <w:bookmarkStart w:name="__RefHeading___Toc10925_794851070" w:id="81"/>
      <w:bookmarkStart w:name="_Toc249092373" w:id="82"/>
      <w:bookmarkEnd w:id="81"/>
      <w:bookmarkEnd w:id="82"/>
      <w:bookmarkStart w:name="_Toc663518019" w:id="333475390"/>
      <w:r>
        <w:rPr>
          <w:rFonts w:eastAsia="Times New Roman"/>
          <w:sz w:val="24"/>
          <w:szCs w:val="24"/>
        </w:rPr>
        <w:t>3.4 Fase 4: Implementación</w:t>
      </w:r>
      <w:bookmarkEnd w:id="333475390"/>
    </w:p>
    <w:p xmlns:wp14="http://schemas.microsoft.com/office/word/2010/wordml" w14:paraId="437B21F1" wp14:textId="02D00746">
      <w:pPr>
        <w:pStyle w:val="Normal"/>
      </w:pPr>
      <w:r>
        <w:rPr>
          <w:rFonts w:eastAsia="Times New Roman"/>
          <w:sz w:val="24"/>
          <w:szCs w:val="24"/>
        </w:rPr>
        <w:t xml:space="preserve">En esta fase se hacen pruebas de unidades con casos de uso, datos y resultados. También se realizan pruebas de integración con los usuarios para comprobar si aceptan los resultados (Amavizca et al., 2014). </w:t>
      </w:r>
    </w:p>
    <w:p xmlns:wp14="http://schemas.microsoft.com/office/word/2010/wordml" w14:paraId="146F8DEF" wp14:textId="61D78631">
      <w:pPr>
        <w:pStyle w:val="Normal"/>
        <w:rPr>
          <w:rFonts w:ascii="Times New Roman" w:hAnsi="Times New Roman"/>
          <w:sz w:val="24"/>
          <w:szCs w:val="24"/>
        </w:rPr>
      </w:pPr>
      <w:r>
        <w:rPr>
          <w:rFonts w:eastAsia="Times New Roman"/>
          <w:sz w:val="24"/>
          <w:szCs w:val="24"/>
        </w:rPr>
        <w:t xml:space="preserve">Las actividades realizadas fueron las siguientes: Se codificaron los módulos del sistema según el diseño definido en la fase anterior, se hicieron pruebas unitarias sobre los componentes críticos, se realizaron pruebas de integración entre módulos, se validó el sistema con los usuarios por medio de pruebas de usabilidad para comprobar que se cumplieran los requerimientos establecidos y se corrigieron los hallazgos encontrados para entregar el producto final. </w:t>
      </w:r>
      <w:bookmarkStart w:name="_Toc1126307927" w:id="83"/>
      <w:r>
        <w:br w:type="page"/>
      </w:r>
    </w:p>
    <w:p xmlns:wp14="http://schemas.microsoft.com/office/word/2010/wordml" w14:paraId="6D3ED727" wp14:textId="77777777">
      <w:pPr>
        <w:pStyle w:val="Heading2"/>
        <w:spacing w:before="0" w:after="0"/>
        <w:rPr>
          <w:rFonts w:ascii="Times New Roman" w:hAnsi="Times New Roman"/>
          <w:sz w:val="24"/>
          <w:szCs w:val="24"/>
        </w:rPr>
      </w:pPr>
      <w:bookmarkStart w:name="__RefHeading___Toc10927_794851070" w:id="84"/>
      <w:bookmarkStart w:name="_Toc1711273132" w:id="85"/>
      <w:bookmarkStart w:name="bm_4_1_4_Reglas_operativas_del_consult_1" w:id="86"/>
      <w:bookmarkStart w:name="_Toc462184100" w:id="87"/>
      <w:bookmarkEnd w:id="83"/>
      <w:bookmarkEnd w:id="84"/>
      <w:bookmarkEnd w:id="85"/>
      <w:bookmarkEnd w:id="86"/>
      <w:bookmarkEnd w:id="87"/>
      <w:bookmarkStart w:name="_Toc163378325" w:id="1418834630"/>
      <w:r>
        <w:rPr>
          <w:rFonts w:eastAsia="Times New Roman"/>
          <w:sz w:val="24"/>
          <w:szCs w:val="24"/>
        </w:rPr>
        <w:t>3.5 Reglas Operativas del Consultorio</w:t>
      </w:r>
      <w:bookmarkEnd w:id="1418834630"/>
    </w:p>
    <w:p xmlns:wp14="http://schemas.microsoft.com/office/word/2010/wordml" w14:paraId="3CD902C7" wp14:textId="77777777">
      <w:pPr>
        <w:pStyle w:val="Normal"/>
        <w:rPr>
          <w:rFonts w:ascii="Times New Roman" w:hAnsi="Times New Roman"/>
          <w:sz w:val="24"/>
          <w:szCs w:val="24"/>
        </w:rPr>
      </w:pPr>
      <w:r>
        <w:rPr>
          <w:sz w:val="24"/>
          <w:szCs w:val="24"/>
        </w:rPr>
        <w:t>Las reglas operativas recogen la forma en que el consultorio RAVE maneja su agenda y la atención de sus pacientes, según lo observado en el consultorio y lo conversado con su personal. La columna Módulo indica el módulo del sistema en el que se aplica cada regla; son los mismos módulos que agrupan los requerimientos funcionales (Tabla 2), de modo que cada regla se puede rastrear hasta los requerimientos y los casos de uso que la implementan (Tabla 4).</w:t>
      </w:r>
    </w:p>
    <w:p xmlns:wp14="http://schemas.microsoft.com/office/word/2010/wordml" w14:paraId="106E44A4" wp14:textId="77777777">
      <w:pPr>
        <w:pStyle w:val="Caption"/>
        <w:keepNext w:val="true"/>
        <w:spacing w:before="240" w:after="0" w:line="480" w:lineRule="auto"/>
        <w:ind w:hanging="0"/>
        <w:jc w:val="start"/>
        <w:rPr>
          <w:rFonts w:ascii="Times New Roman" w:hAnsi="Times New Roman"/>
          <w:sz w:val="24"/>
          <w:szCs w:val="24"/>
        </w:rPr>
      </w:pPr>
      <w:bookmarkStart w:name="_Toc231036767" w:id="88"/>
      <w:bookmarkStart w:name="bm_Tabla_3_Reglas_operativas_del_consu_1" w:id="89"/>
      <w:bookmarkEnd w:id="88"/>
      <w:bookmarkEnd w:id="89"/>
      <w:r>
        <w:rPr>
          <w:rFonts w:eastAsia="Times New Roman"/>
          <w:b/>
          <w:bCs/>
          <w:sz w:val="24"/>
          <w:szCs w:val="24"/>
        </w:rPr>
        <w:t>Tabla 1</w:t>
      </w:r>
    </w:p>
    <w:p xmlns:wp14="http://schemas.microsoft.com/office/word/2010/wordml" w14:paraId="2E032996" wp14:textId="77777777">
      <w:pPr>
        <w:pStyle w:val="Caption"/>
        <w:keepNext w:val="true"/>
        <w:spacing w:before="0" w:after="0" w:line="480" w:lineRule="auto"/>
        <w:ind w:hanging="0"/>
        <w:jc w:val="start"/>
        <w:rPr>
          <w:rFonts w:ascii="Times New Roman" w:hAnsi="Times New Roman"/>
          <w:sz w:val="24"/>
          <w:szCs w:val="24"/>
        </w:rPr>
      </w:pPr>
      <w:r>
        <w:rPr>
          <w:rFonts w:eastAsia="Times New Roman"/>
          <w:i/>
          <w:iCs/>
          <w:sz w:val="24"/>
          <w:szCs w:val="24"/>
        </w:rPr>
        <w:t>Reglas operativas del consultorio</w:t>
      </w:r>
    </w:p>
    <w:tbl>
      <w:tblPr>
        <w:tblStyle w:val="Tablaconcuadrcula1"/>
        <w:tblW w:w="7859" w:type="dxa"/>
        <w:jc w:val="start"/>
        <w:tblInd w:w="713" w:type="dxa"/>
        <w:tblLayout w:type="fixed"/>
        <w:tblCellMar>
          <w:top w:w="30" w:type="dxa"/>
          <w:start w:w="120" w:type="dxa"/>
          <w:bottom w:w="30" w:type="dxa"/>
          <w:end w:w="120" w:type="dxa"/>
        </w:tblCellMar>
        <w:tblLook w:val="06a0" w:firstRow="1" w:lastRow="0" w:firstColumn="1" w:lastColumn="0" w:noHBand="1" w:noVBand="1"/>
      </w:tblPr>
      <w:tblGrid>
        <w:gridCol w:w="1148"/>
        <w:gridCol w:w="1850"/>
        <w:gridCol w:w="4861"/>
      </w:tblGrid>
      <w:tr xmlns:wp14="http://schemas.microsoft.com/office/word/2010/wordml" w:rsidTr="6BCAD749" w14:paraId="5C8B0882" wp14:textId="77777777">
        <w:trPr>
          <w:trHeight w:val="315" w:hRule="atLeast"/>
          <w:cnfStyle w:val="100000000000" w:firstRow="1" w:lastRow="0" w:firstColumn="0" w:lastColumn="0" w:oddVBand="0" w:evenVBand="0" w:oddHBand="0" w:evenHBand="0" w:firstRowFirstColumn="0" w:firstRowLastColumn="0" w:lastRowFirstColumn="0" w:lastRowLastColumn="0"/>
        </w:trPr>
        <w:tc>
          <w:tcPr>
            <w:tcW w:w="1148" w:type="dxa"/>
            <w:tcBorders/>
            <w:tcMar/>
            <w:vAlign w:val="center"/>
          </w:tcPr>
          <w:p w14:paraId="0A970367"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color w:val="auto"/>
                <w:kern w:val="0"/>
                <w:sz w:val="24"/>
                <w:szCs w:val="24"/>
                <w:lang w:eastAsia="en-US" w:bidi="ar-SA"/>
              </w:rPr>
              <w:t>ID</w:t>
            </w:r>
          </w:p>
        </w:tc>
        <w:tc>
          <w:tcPr>
            <w:tcW w:w="1850" w:type="dxa"/>
            <w:tcBorders/>
            <w:tcMar/>
            <w:vAlign w:val="center"/>
          </w:tcPr>
          <w:p w14:paraId="7D19E584" wp14:textId="77777777">
            <w:pPr>
              <w:pStyle w:val="Normal"/>
              <w:widowControl/>
              <w:suppressAutoHyphens w:val="true"/>
              <w:spacing w:before="0" w:after="0" w:line="240" w:lineRule="auto"/>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auto"/>
                <w:kern w:val="0"/>
                <w:sz w:val="24"/>
                <w:szCs w:val="24"/>
                <w:lang w:eastAsia="en-US" w:bidi="ar-SA"/>
              </w:rPr>
              <w:t>Módulo</w:t>
            </w:r>
          </w:p>
        </w:tc>
        <w:tc>
          <w:tcPr>
            <w:tcW w:w="4861" w:type="dxa"/>
            <w:tcBorders/>
            <w:tcMar/>
            <w:vAlign w:val="center"/>
          </w:tcPr>
          <w:p w14:paraId="7CF7CAE3" wp14:textId="77777777">
            <w:pPr>
              <w:pStyle w:val="Normal"/>
              <w:widowControl/>
              <w:suppressAutoHyphens w:val="true"/>
              <w:spacing w:before="0" w:after="0" w:line="240" w:lineRule="auto"/>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Descripción</w:t>
            </w:r>
          </w:p>
        </w:tc>
      </w:tr>
      <w:tr xmlns:wp14="http://schemas.microsoft.com/office/word/2010/wordml" w:rsidTr="6BCAD749" w14:paraId="75F7A5ED" wp14:textId="77777777">
        <w:trPr>
          <w:trHeight w:val="315" w:hRule="atLeast"/>
        </w:trPr>
        <w:tc>
          <w:tcPr>
            <w:tcW w:w="1148" w:type="dxa"/>
            <w:tcBorders/>
            <w:tcMar/>
            <w:vAlign w:val="center"/>
          </w:tcPr>
          <w:p w14:paraId="134CF39B" wp14:textId="345C5D27">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color w:val="auto"/>
                <w:kern w:val="0"/>
                <w:sz w:val="24"/>
                <w:szCs w:val="24"/>
                <w:lang w:eastAsia="en-US" w:bidi="ar-SA"/>
              </w:rPr>
              <w:t>ROC-01</w:t>
            </w:r>
          </w:p>
        </w:tc>
        <w:tc>
          <w:tcPr>
            <w:tcW w:w="1850" w:type="dxa"/>
            <w:vMerge w:val="restart"/>
            <w:tcBorders/>
            <w:tcMar/>
            <w:vAlign w:val="center"/>
          </w:tcPr>
          <w:p w14:paraId="32CF14DC"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auto"/>
                <w:kern w:val="0"/>
                <w:sz w:val="24"/>
                <w:szCs w:val="24"/>
                <w:lang w:eastAsia="en-US" w:bidi="ar-SA"/>
              </w:rPr>
              <w:t>Citas</w:t>
            </w:r>
          </w:p>
        </w:tc>
        <w:tc>
          <w:tcPr>
            <w:tcW w:w="4861" w:type="dxa"/>
            <w:tcBorders/>
            <w:tcMar/>
            <w:vAlign w:val="center"/>
          </w:tcPr>
          <w:p w14:paraId="4E155C18"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Toda solicitud de cita debe registrarse en la agenda con fecha, hora, nombre del paciente y medio de contacto.</w:t>
            </w:r>
          </w:p>
        </w:tc>
      </w:tr>
      <w:tr xmlns:wp14="http://schemas.microsoft.com/office/word/2010/wordml" w:rsidTr="6BCAD749" w14:paraId="062563C0" wp14:textId="77777777">
        <w:trPr>
          <w:trHeight w:val="315" w:hRule="atLeast"/>
        </w:trPr>
        <w:tc>
          <w:tcPr>
            <w:tcW w:w="1148" w:type="dxa"/>
            <w:tcBorders/>
            <w:tcMar/>
            <w:vAlign w:val="center"/>
          </w:tcPr>
          <w:p w14:paraId="58451592" wp14:textId="11601952">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color w:val="auto"/>
                <w:kern w:val="0"/>
                <w:sz w:val="24"/>
                <w:szCs w:val="24"/>
                <w:lang w:eastAsia="en-US" w:bidi="ar-SA"/>
              </w:rPr>
              <w:t>ROC-02</w:t>
            </w:r>
          </w:p>
        </w:tc>
        <w:tc>
          <w:tcPr>
            <w:tcW w:w="1850" w:type="dxa"/>
            <w:vMerge/>
            <w:tcBorders/>
            <w:tcMar/>
            <w:vAlign w:val="center"/>
          </w:tcPr>
          <w:p w14:paraId="07459315"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color w:val="auto"/>
                <w:sz w:val="24"/>
                <w:szCs w:val="24"/>
              </w:rPr>
            </w:r>
          </w:p>
        </w:tc>
        <w:tc>
          <w:tcPr>
            <w:tcW w:w="4861" w:type="dxa"/>
            <w:tcBorders/>
            <w:tcMar/>
            <w:vAlign w:val="center"/>
          </w:tcPr>
          <w:p w14:paraId="37C7892A"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Antes de asignar una cita, se debe verificar la disponibilidad en la agenda.</w:t>
            </w:r>
          </w:p>
        </w:tc>
      </w:tr>
      <w:tr xmlns:wp14="http://schemas.microsoft.com/office/word/2010/wordml" w:rsidTr="6BCAD749" w14:paraId="216555DC" wp14:textId="77777777">
        <w:trPr>
          <w:trHeight w:val="315" w:hRule="atLeast"/>
        </w:trPr>
        <w:tc>
          <w:tcPr>
            <w:tcW w:w="1148" w:type="dxa"/>
            <w:tcBorders/>
            <w:tcMar/>
            <w:vAlign w:val="center"/>
          </w:tcPr>
          <w:p w14:paraId="3503BC9A" wp14:textId="70740948">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color w:val="auto"/>
                <w:kern w:val="0"/>
                <w:sz w:val="24"/>
                <w:szCs w:val="24"/>
                <w:lang w:eastAsia="en-US" w:bidi="ar-SA"/>
              </w:rPr>
              <w:t>ROC-03</w:t>
            </w:r>
          </w:p>
        </w:tc>
        <w:tc>
          <w:tcPr>
            <w:tcW w:w="1850" w:type="dxa"/>
            <w:vMerge/>
            <w:tcBorders/>
            <w:tcMar/>
            <w:vAlign w:val="center"/>
          </w:tcPr>
          <w:p w14:paraId="6537F28F"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color w:val="auto"/>
                <w:sz w:val="24"/>
                <w:szCs w:val="24"/>
              </w:rPr>
            </w:r>
          </w:p>
        </w:tc>
        <w:tc>
          <w:tcPr>
            <w:tcW w:w="4861" w:type="dxa"/>
            <w:tcBorders/>
            <w:tcMar/>
            <w:vAlign w:val="center"/>
          </w:tcPr>
          <w:p w14:paraId="31BCAE49"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Si no hay disponibilidad en el horario solicitado, se propone al paciente otra fecha u hora.</w:t>
            </w:r>
          </w:p>
        </w:tc>
      </w:tr>
      <w:tr xmlns:wp14="http://schemas.microsoft.com/office/word/2010/wordml" w:rsidTr="6BCAD749" w14:paraId="47DD271A" wp14:textId="77777777">
        <w:trPr>
          <w:trHeight w:val="315" w:hRule="atLeast"/>
        </w:trPr>
        <w:tc>
          <w:tcPr>
            <w:tcW w:w="1148" w:type="dxa"/>
            <w:tcBorders/>
            <w:tcMar/>
            <w:vAlign w:val="center"/>
          </w:tcPr>
          <w:p w14:paraId="28F38269" wp14:textId="1758764E">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color w:val="auto"/>
                <w:kern w:val="0"/>
                <w:sz w:val="24"/>
                <w:szCs w:val="24"/>
                <w:lang w:eastAsia="en-US" w:bidi="ar-SA"/>
              </w:rPr>
              <w:t>ROC-04</w:t>
            </w:r>
          </w:p>
        </w:tc>
        <w:tc>
          <w:tcPr>
            <w:tcW w:w="1850" w:type="dxa"/>
            <w:vMerge/>
            <w:tcBorders/>
            <w:tcMar/>
            <w:vAlign w:val="center"/>
          </w:tcPr>
          <w:p w14:paraId="6DFB9E20"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color w:val="auto"/>
                <w:sz w:val="24"/>
                <w:szCs w:val="24"/>
              </w:rPr>
            </w:r>
          </w:p>
        </w:tc>
        <w:tc>
          <w:tcPr>
            <w:tcW w:w="4861" w:type="dxa"/>
            <w:tcBorders/>
            <w:tcMar/>
            <w:vAlign w:val="center"/>
          </w:tcPr>
          <w:p w14:paraId="605CCFDC"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Si el paciente no acepta la alternativa propuesta, no se agenda la cita y se cierra la solicitud.</w:t>
            </w:r>
          </w:p>
        </w:tc>
      </w:tr>
      <w:tr xmlns:wp14="http://schemas.microsoft.com/office/word/2010/wordml" w:rsidTr="6BCAD749" w14:paraId="1C16FA6D" wp14:textId="77777777">
        <w:trPr>
          <w:trHeight w:val="315" w:hRule="atLeast"/>
        </w:trPr>
        <w:tc>
          <w:tcPr>
            <w:tcW w:w="1148" w:type="dxa"/>
            <w:tcBorders/>
            <w:tcMar/>
            <w:vAlign w:val="center"/>
          </w:tcPr>
          <w:p w14:paraId="45B68DB4" wp14:textId="5ABE53A4">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color w:val="auto"/>
                <w:kern w:val="0"/>
                <w:sz w:val="24"/>
                <w:szCs w:val="24"/>
                <w:lang w:eastAsia="en-US" w:bidi="ar-SA"/>
              </w:rPr>
              <w:t>ROC-05</w:t>
            </w:r>
          </w:p>
        </w:tc>
        <w:tc>
          <w:tcPr>
            <w:tcW w:w="1850" w:type="dxa"/>
            <w:vMerge/>
            <w:tcBorders/>
            <w:tcMar/>
            <w:vAlign w:val="center"/>
          </w:tcPr>
          <w:p w14:paraId="70DF9E56"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color w:val="auto"/>
                <w:sz w:val="24"/>
                <w:szCs w:val="24"/>
              </w:rPr>
            </w:r>
          </w:p>
        </w:tc>
        <w:tc>
          <w:tcPr>
            <w:tcW w:w="4861" w:type="dxa"/>
            <w:tcBorders/>
            <w:tcMar/>
            <w:vAlign w:val="center"/>
          </w:tcPr>
          <w:p w14:paraId="37B58B85"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La duración estándar de una cita es de aproximadamente 20 minutos y puede variar según el tipo de atención.</w:t>
            </w:r>
          </w:p>
        </w:tc>
      </w:tr>
      <w:tr xmlns:wp14="http://schemas.microsoft.com/office/word/2010/wordml" w:rsidTr="6BCAD749" w14:paraId="72E93FBA" wp14:textId="77777777">
        <w:trPr>
          <w:trHeight w:val="315" w:hRule="atLeast"/>
        </w:trPr>
        <w:tc>
          <w:tcPr>
            <w:tcW w:w="1148" w:type="dxa"/>
            <w:tcBorders/>
            <w:tcMar/>
            <w:vAlign w:val="center"/>
          </w:tcPr>
          <w:p w14:paraId="3F58DF5A" wp14:textId="7219C0EE">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color w:val="auto"/>
                <w:kern w:val="0"/>
                <w:sz w:val="24"/>
                <w:szCs w:val="24"/>
                <w:lang w:eastAsia="en-US" w:bidi="ar-SA"/>
              </w:rPr>
              <w:t>ROC-06</w:t>
            </w:r>
          </w:p>
        </w:tc>
        <w:tc>
          <w:tcPr>
            <w:tcW w:w="1850" w:type="dxa"/>
            <w:vMerge/>
            <w:tcBorders/>
            <w:tcMar/>
            <w:vAlign w:val="center"/>
          </w:tcPr>
          <w:p w14:paraId="44E871BC"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color w:val="auto"/>
                <w:sz w:val="24"/>
                <w:szCs w:val="24"/>
              </w:rPr>
            </w:r>
          </w:p>
        </w:tc>
        <w:tc>
          <w:tcPr>
            <w:tcW w:w="4861" w:type="dxa"/>
            <w:tcBorders/>
            <w:tcMar/>
            <w:vAlign w:val="center"/>
          </w:tcPr>
          <w:p w14:paraId="5C662F30"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Si el paciente llega tarde, se evalúa si es posible atenderlo según la disponibilidad; si no lo es, se reprograma la cita.</w:t>
            </w:r>
          </w:p>
        </w:tc>
      </w:tr>
      <w:tr xmlns:wp14="http://schemas.microsoft.com/office/word/2010/wordml" w:rsidTr="6BCAD749" w14:paraId="08A06D91" wp14:textId="77777777">
        <w:trPr>
          <w:trHeight w:val="315" w:hRule="atLeast"/>
        </w:trPr>
        <w:tc>
          <w:tcPr>
            <w:tcW w:w="1148" w:type="dxa"/>
            <w:tcBorders/>
            <w:tcMar/>
            <w:vAlign w:val="center"/>
          </w:tcPr>
          <w:p w14:paraId="5862BC18" wp14:textId="29AC84B6">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color w:val="auto"/>
                <w:kern w:val="0"/>
                <w:sz w:val="24"/>
                <w:szCs w:val="24"/>
                <w:lang w:eastAsia="en-US" w:bidi="ar-SA"/>
              </w:rPr>
              <w:t>ROC-07</w:t>
            </w:r>
          </w:p>
        </w:tc>
        <w:tc>
          <w:tcPr>
            <w:tcW w:w="1850" w:type="dxa"/>
            <w:vMerge/>
            <w:tcBorders/>
            <w:tcMar/>
            <w:vAlign w:val="center"/>
          </w:tcPr>
          <w:p w14:paraId="144A5D23"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color w:val="auto"/>
                <w:sz w:val="24"/>
                <w:szCs w:val="24"/>
              </w:rPr>
            </w:r>
          </w:p>
        </w:tc>
        <w:tc>
          <w:tcPr>
            <w:tcW w:w="4861" w:type="dxa"/>
            <w:tcBorders/>
            <w:tcMar/>
            <w:vAlign w:val="center"/>
          </w:tcPr>
          <w:p w14:paraId="7EFBBBD4"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Las citas se pueden reprogramar a solicitud del paciente o por situaciones propias del consultorio, como retrasos en la agenda.</w:t>
            </w:r>
          </w:p>
        </w:tc>
      </w:tr>
      <w:tr xmlns:wp14="http://schemas.microsoft.com/office/word/2010/wordml" w:rsidTr="6BCAD749" w14:paraId="6B202B6C" wp14:textId="77777777">
        <w:trPr>
          <w:trHeight w:val="315" w:hRule="atLeast"/>
        </w:trPr>
        <w:tc>
          <w:tcPr>
            <w:tcW w:w="1148" w:type="dxa"/>
            <w:tcBorders/>
            <w:tcMar/>
            <w:vAlign w:val="center"/>
          </w:tcPr>
          <w:p w14:paraId="33D1E8F8" wp14:textId="2FBDC47D">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color w:val="auto"/>
                <w:kern w:val="0"/>
                <w:sz w:val="24"/>
                <w:szCs w:val="24"/>
                <w:lang w:eastAsia="en-US" w:bidi="ar-SA"/>
              </w:rPr>
              <w:t>ROC-08</w:t>
            </w:r>
          </w:p>
        </w:tc>
        <w:tc>
          <w:tcPr>
            <w:tcW w:w="1850" w:type="dxa"/>
            <w:vMerge/>
            <w:tcBorders/>
            <w:tcMar/>
            <w:vAlign w:val="center"/>
          </w:tcPr>
          <w:p w14:paraId="738610EB"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color w:val="auto"/>
                <w:sz w:val="24"/>
                <w:szCs w:val="24"/>
              </w:rPr>
            </w:r>
          </w:p>
        </w:tc>
        <w:tc>
          <w:tcPr>
            <w:tcW w:w="4861" w:type="dxa"/>
            <w:tcBorders/>
            <w:tcMar/>
            <w:vAlign w:val="center"/>
          </w:tcPr>
          <w:p w14:paraId="67D1EAA7"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Si el paciente cancela la cita, se actualiza la agenda y solo se asigna una nueva fecha si el paciente la solicita.</w:t>
            </w:r>
          </w:p>
        </w:tc>
      </w:tr>
      <w:tr xmlns:wp14="http://schemas.microsoft.com/office/word/2010/wordml" w:rsidTr="6BCAD749" w14:paraId="20B0C019" wp14:textId="77777777">
        <w:trPr>
          <w:trHeight w:val="315" w:hRule="atLeast"/>
        </w:trPr>
        <w:tc>
          <w:tcPr>
            <w:tcW w:w="1148" w:type="dxa"/>
            <w:tcBorders/>
            <w:tcMar/>
            <w:vAlign w:val="center"/>
          </w:tcPr>
          <w:p w14:paraId="0153A0D4" wp14:textId="2A39D2BE">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color w:val="auto"/>
                <w:kern w:val="0"/>
                <w:sz w:val="24"/>
                <w:szCs w:val="24"/>
                <w:lang w:eastAsia="en-US" w:bidi="ar-SA"/>
              </w:rPr>
              <w:t>ROC-09</w:t>
            </w:r>
          </w:p>
        </w:tc>
        <w:tc>
          <w:tcPr>
            <w:tcW w:w="1850" w:type="dxa"/>
            <w:vMerge/>
            <w:tcBorders/>
            <w:tcMar/>
            <w:vAlign w:val="center"/>
          </w:tcPr>
          <w:p w14:paraId="637805D2"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color w:val="auto"/>
                <w:sz w:val="24"/>
                <w:szCs w:val="24"/>
              </w:rPr>
            </w:r>
          </w:p>
        </w:tc>
        <w:tc>
          <w:tcPr>
            <w:tcW w:w="4861" w:type="dxa"/>
            <w:tcBorders/>
            <w:tcMar/>
            <w:vAlign w:val="center"/>
          </w:tcPr>
          <w:p w14:paraId="47D5645F"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Si el paciente no asiste, la cita se registra como no asistida y solo se agenda de nuevo si el paciente lo solicita.</w:t>
            </w:r>
          </w:p>
        </w:tc>
      </w:tr>
      <w:tr xmlns:wp14="http://schemas.microsoft.com/office/word/2010/wordml" w:rsidTr="6BCAD749" w14:paraId="36C9A19B" wp14:textId="77777777">
        <w:trPr>
          <w:trHeight w:val="315" w:hRule="atLeast"/>
        </w:trPr>
        <w:tc>
          <w:tcPr>
            <w:tcW w:w="1148" w:type="dxa"/>
            <w:tcBorders/>
            <w:tcMar/>
            <w:vAlign w:val="center"/>
          </w:tcPr>
          <w:p w14:paraId="69F05D95" wp14:textId="38D608CF">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color w:val="auto"/>
                <w:kern w:val="0"/>
                <w:sz w:val="24"/>
                <w:szCs w:val="24"/>
                <w:lang w:eastAsia="en-US" w:bidi="ar-SA"/>
              </w:rPr>
              <w:t>ROC-10</w:t>
            </w:r>
          </w:p>
        </w:tc>
        <w:tc>
          <w:tcPr>
            <w:tcW w:w="1850" w:type="dxa"/>
            <w:vMerge w:val="restart"/>
            <w:tcBorders/>
            <w:tcMar/>
            <w:vAlign w:val="center"/>
          </w:tcPr>
          <w:p w14:paraId="5DD1A41E"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auto"/>
                <w:kern w:val="0"/>
                <w:sz w:val="24"/>
                <w:szCs w:val="24"/>
                <w:lang w:eastAsia="en-US" w:bidi="ar-SA"/>
              </w:rPr>
              <w:t>Pacientes</w:t>
            </w:r>
          </w:p>
        </w:tc>
        <w:tc>
          <w:tcPr>
            <w:tcW w:w="4861" w:type="dxa"/>
            <w:tcBorders/>
            <w:tcMar/>
            <w:vAlign w:val="center"/>
          </w:tcPr>
          <w:p w14:paraId="47DA726D"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Si el paciente es nuevo, se registran sus datos básicos antes de confirmar la cita.</w:t>
            </w:r>
          </w:p>
        </w:tc>
      </w:tr>
      <w:tr xmlns:wp14="http://schemas.microsoft.com/office/word/2010/wordml" w:rsidTr="6BCAD749" w14:paraId="3A8A71A8" wp14:textId="77777777">
        <w:trPr>
          <w:trHeight w:val="315" w:hRule="atLeast"/>
        </w:trPr>
        <w:tc>
          <w:tcPr>
            <w:tcW w:w="1148" w:type="dxa"/>
            <w:tcBorders/>
            <w:tcMar/>
            <w:vAlign w:val="center"/>
          </w:tcPr>
          <w:p w14:paraId="0039C4B9" wp14:textId="7166205B">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color w:val="auto"/>
                <w:kern w:val="0"/>
                <w:sz w:val="24"/>
                <w:szCs w:val="24"/>
                <w:lang w:eastAsia="en-US" w:bidi="ar-SA"/>
              </w:rPr>
              <w:t>ROC-11</w:t>
            </w:r>
          </w:p>
        </w:tc>
        <w:tc>
          <w:tcPr>
            <w:tcW w:w="1850" w:type="dxa"/>
            <w:vMerge/>
            <w:tcBorders/>
            <w:tcMar/>
            <w:vAlign w:val="center"/>
          </w:tcPr>
          <w:p w14:paraId="463F29E8"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color w:val="auto"/>
                <w:sz w:val="24"/>
                <w:szCs w:val="24"/>
              </w:rPr>
            </w:r>
          </w:p>
        </w:tc>
        <w:tc>
          <w:tcPr>
            <w:tcW w:w="4861" w:type="dxa"/>
            <w:tcBorders/>
            <w:tcMar/>
            <w:vAlign w:val="center"/>
          </w:tcPr>
          <w:p w14:paraId="613F5449"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Si el paciente ya está registrado, se confirman o actualizan sus datos de contacto antes de confirmar la cita.</w:t>
            </w:r>
          </w:p>
        </w:tc>
      </w:tr>
      <w:tr xmlns:wp14="http://schemas.microsoft.com/office/word/2010/wordml" w:rsidTr="6BCAD749" w14:paraId="2E164AC9" wp14:textId="77777777">
        <w:trPr>
          <w:trHeight w:val="315" w:hRule="atLeast"/>
        </w:trPr>
        <w:tc>
          <w:tcPr>
            <w:tcW w:w="1148" w:type="dxa"/>
            <w:tcBorders/>
            <w:tcMar/>
            <w:vAlign w:val="center"/>
          </w:tcPr>
          <w:p w14:paraId="1A632233" wp14:textId="3046EC88">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color w:val="auto"/>
                <w:kern w:val="0"/>
                <w:sz w:val="24"/>
                <w:szCs w:val="24"/>
                <w:lang w:eastAsia="en-US" w:bidi="ar-SA"/>
              </w:rPr>
              <w:t>ROC-12</w:t>
            </w:r>
          </w:p>
        </w:tc>
        <w:tc>
          <w:tcPr>
            <w:tcW w:w="1850" w:type="dxa"/>
            <w:vMerge w:val="restart"/>
            <w:tcBorders/>
            <w:tcMar/>
            <w:vAlign w:val="center"/>
          </w:tcPr>
          <w:p w14:paraId="6EC7A5C3"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auto"/>
                <w:kern w:val="0"/>
                <w:sz w:val="24"/>
                <w:szCs w:val="24"/>
                <w:lang w:eastAsia="en-US" w:bidi="ar-SA"/>
              </w:rPr>
              <w:t>Comunicaciones</w:t>
            </w:r>
          </w:p>
        </w:tc>
        <w:tc>
          <w:tcPr>
            <w:tcW w:w="4861" w:type="dxa"/>
            <w:tcBorders/>
            <w:tcMar/>
            <w:vAlign w:val="center"/>
          </w:tcPr>
          <w:p w14:paraId="01B665C5"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La confirmación de la cita se envía al paciente por WhatsApp.</w:t>
            </w:r>
          </w:p>
        </w:tc>
      </w:tr>
      <w:tr xmlns:wp14="http://schemas.microsoft.com/office/word/2010/wordml" w:rsidTr="6BCAD749" w14:paraId="6EC4DFEF" wp14:textId="77777777">
        <w:trPr>
          <w:trHeight w:val="315" w:hRule="atLeast"/>
        </w:trPr>
        <w:tc>
          <w:tcPr>
            <w:tcW w:w="1148" w:type="dxa"/>
            <w:tcBorders/>
            <w:tcMar/>
            <w:vAlign w:val="center"/>
          </w:tcPr>
          <w:p w14:paraId="29028CED" wp14:textId="70AB9E22">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color w:val="auto"/>
                <w:kern w:val="0"/>
                <w:sz w:val="24"/>
                <w:szCs w:val="24"/>
                <w:lang w:eastAsia="en-US" w:bidi="ar-SA"/>
              </w:rPr>
              <w:t>ROC-13</w:t>
            </w:r>
          </w:p>
        </w:tc>
        <w:tc>
          <w:tcPr>
            <w:tcW w:w="1850" w:type="dxa"/>
            <w:vMerge/>
            <w:tcBorders/>
            <w:tcMar/>
            <w:vAlign w:val="center"/>
          </w:tcPr>
          <w:p w14:paraId="3B7B4B86"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color w:val="auto"/>
                <w:sz w:val="24"/>
                <w:szCs w:val="24"/>
              </w:rPr>
            </w:r>
          </w:p>
        </w:tc>
        <w:tc>
          <w:tcPr>
            <w:tcW w:w="4861" w:type="dxa"/>
            <w:tcBorders/>
            <w:tcMar/>
            <w:vAlign w:val="center"/>
          </w:tcPr>
          <w:p w14:paraId="56D7549C"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recordatorio de la cita se envía un día antes de la fecha programada.</w:t>
            </w:r>
          </w:p>
        </w:tc>
      </w:tr>
      <w:tr xmlns:wp14="http://schemas.microsoft.com/office/word/2010/wordml" w:rsidTr="6BCAD749" w14:paraId="52DEFE24" wp14:textId="77777777">
        <w:trPr>
          <w:trHeight w:val="315" w:hRule="atLeast"/>
        </w:trPr>
        <w:tc>
          <w:tcPr>
            <w:tcW w:w="1148" w:type="dxa"/>
            <w:tcBorders/>
            <w:tcMar/>
            <w:vAlign w:val="center"/>
          </w:tcPr>
          <w:p w14:paraId="4EFCBA0A" wp14:textId="7C4BC086">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color w:val="auto"/>
                <w:kern w:val="0"/>
                <w:sz w:val="24"/>
                <w:szCs w:val="24"/>
                <w:lang w:eastAsia="en-US" w:bidi="ar-SA"/>
              </w:rPr>
              <w:t>ROC-14</w:t>
            </w:r>
          </w:p>
        </w:tc>
        <w:tc>
          <w:tcPr>
            <w:tcW w:w="1850" w:type="dxa"/>
            <w:vMerge w:val="restart"/>
            <w:tcBorders/>
            <w:tcMar/>
            <w:vAlign w:val="center"/>
          </w:tcPr>
          <w:p w14:paraId="3E92E482"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auto"/>
                <w:kern w:val="0"/>
                <w:sz w:val="24"/>
                <w:szCs w:val="24"/>
                <w:lang w:eastAsia="en-US" w:bidi="ar-SA"/>
              </w:rPr>
              <w:t>Historia clínica</w:t>
            </w:r>
          </w:p>
        </w:tc>
        <w:tc>
          <w:tcPr>
            <w:tcW w:w="4861" w:type="dxa"/>
            <w:tcBorders/>
            <w:tcMar/>
            <w:vAlign w:val="center"/>
          </w:tcPr>
          <w:p w14:paraId="74C7BF85"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 iniciar la atención se verifica la cita programada y la identidad del paciente.</w:t>
            </w:r>
          </w:p>
        </w:tc>
      </w:tr>
      <w:tr xmlns:wp14="http://schemas.microsoft.com/office/word/2010/wordml" w:rsidTr="6BCAD749" w14:paraId="4249FACA" wp14:textId="77777777">
        <w:trPr>
          <w:trHeight w:val="315" w:hRule="atLeast"/>
        </w:trPr>
        <w:tc>
          <w:tcPr>
            <w:tcW w:w="1148" w:type="dxa"/>
            <w:tcBorders/>
            <w:tcMar/>
            <w:vAlign w:val="center"/>
          </w:tcPr>
          <w:p w14:paraId="09CA1B10" wp14:textId="7C8DAA0E">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color w:val="auto"/>
                <w:kern w:val="0"/>
                <w:sz w:val="24"/>
                <w:szCs w:val="24"/>
                <w:lang w:eastAsia="en-US" w:bidi="ar-SA"/>
              </w:rPr>
              <w:t>ROC-15</w:t>
            </w:r>
          </w:p>
        </w:tc>
        <w:tc>
          <w:tcPr>
            <w:tcW w:w="1850" w:type="dxa"/>
            <w:vMerge/>
            <w:tcBorders/>
            <w:tcMar/>
            <w:vAlign w:val="center"/>
          </w:tcPr>
          <w:p w14:paraId="3A0FF5F2"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color w:val="auto"/>
                <w:sz w:val="24"/>
                <w:szCs w:val="24"/>
              </w:rPr>
            </w:r>
          </w:p>
        </w:tc>
        <w:tc>
          <w:tcPr>
            <w:tcW w:w="4861" w:type="dxa"/>
            <w:tcBorders/>
            <w:tcMar/>
            <w:vAlign w:val="center"/>
          </w:tcPr>
          <w:p w14:paraId="1BCC287B"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Si el paciente no tiene historia clínica, esta se abre antes de registrar la atención.</w:t>
            </w:r>
          </w:p>
        </w:tc>
      </w:tr>
      <w:tr xmlns:wp14="http://schemas.microsoft.com/office/word/2010/wordml" w:rsidTr="6BCAD749" w14:paraId="5252365E" wp14:textId="77777777">
        <w:trPr>
          <w:trHeight w:val="315" w:hRule="atLeast"/>
        </w:trPr>
        <w:tc>
          <w:tcPr>
            <w:tcW w:w="1148" w:type="dxa"/>
            <w:tcBorders/>
            <w:tcMar/>
            <w:vAlign w:val="center"/>
          </w:tcPr>
          <w:p w14:paraId="634C52CB" wp14:textId="43B1C823">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color w:val="auto"/>
                <w:kern w:val="0"/>
                <w:sz w:val="24"/>
                <w:szCs w:val="24"/>
                <w:lang w:eastAsia="en-US" w:bidi="ar-SA"/>
              </w:rPr>
              <w:t>ROC-16</w:t>
            </w:r>
          </w:p>
        </w:tc>
        <w:tc>
          <w:tcPr>
            <w:tcW w:w="1850" w:type="dxa"/>
            <w:vMerge/>
            <w:tcBorders/>
            <w:tcMar/>
            <w:vAlign w:val="center"/>
          </w:tcPr>
          <w:p w14:paraId="5630AD66"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color w:val="auto"/>
                <w:sz w:val="24"/>
                <w:szCs w:val="24"/>
              </w:rPr>
            </w:r>
          </w:p>
        </w:tc>
        <w:tc>
          <w:tcPr>
            <w:tcW w:w="4861" w:type="dxa"/>
            <w:tcBorders/>
            <w:tcMar/>
            <w:vAlign w:val="center"/>
          </w:tcPr>
          <w:p w14:paraId="09D11C16"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Durante la consulta o al finalizarla se registran la valoración, los hallazgos y la evolución del tratamiento.</w:t>
            </w:r>
          </w:p>
        </w:tc>
      </w:tr>
      <w:tr xmlns:wp14="http://schemas.microsoft.com/office/word/2010/wordml" w:rsidTr="6BCAD749" w14:paraId="45D4B5BB" wp14:textId="77777777">
        <w:trPr>
          <w:trHeight w:val="315" w:hRule="atLeast"/>
        </w:trPr>
        <w:tc>
          <w:tcPr>
            <w:tcW w:w="1148" w:type="dxa"/>
            <w:tcBorders/>
            <w:tcMar/>
            <w:vAlign w:val="center"/>
          </w:tcPr>
          <w:p w14:paraId="6FE6D3E4" wp14:textId="3E910244">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color w:val="auto"/>
                <w:kern w:val="0"/>
                <w:sz w:val="24"/>
                <w:szCs w:val="24"/>
                <w:lang w:eastAsia="en-US" w:bidi="ar-SA"/>
              </w:rPr>
              <w:t>ROC-17</w:t>
            </w:r>
          </w:p>
        </w:tc>
        <w:tc>
          <w:tcPr>
            <w:tcW w:w="1850" w:type="dxa"/>
            <w:vMerge/>
            <w:tcBorders/>
            <w:tcMar/>
            <w:vAlign w:val="center"/>
          </w:tcPr>
          <w:p w14:paraId="61829076"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color w:val="auto"/>
                <w:sz w:val="24"/>
                <w:szCs w:val="24"/>
              </w:rPr>
            </w:r>
          </w:p>
        </w:tc>
        <w:tc>
          <w:tcPr>
            <w:tcW w:w="4861" w:type="dxa"/>
            <w:tcBorders/>
            <w:tcMar/>
            <w:vAlign w:val="center"/>
          </w:tcPr>
          <w:p w14:paraId="5200197F"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odontograma se actualiza cuando la valoración o el procedimiento lo requieren.</w:t>
            </w:r>
          </w:p>
        </w:tc>
      </w:tr>
      <w:tr xmlns:wp14="http://schemas.microsoft.com/office/word/2010/wordml" w:rsidTr="6BCAD749" w14:paraId="2F9057E4" wp14:textId="77777777">
        <w:trPr>
          <w:trHeight w:val="315" w:hRule="atLeast"/>
        </w:trPr>
        <w:tc>
          <w:tcPr>
            <w:tcW w:w="1148" w:type="dxa"/>
            <w:tcBorders/>
            <w:tcMar/>
            <w:vAlign w:val="center"/>
          </w:tcPr>
          <w:p w14:paraId="10475997" wp14:textId="6C33253C">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color w:val="auto"/>
                <w:kern w:val="0"/>
                <w:sz w:val="24"/>
                <w:szCs w:val="24"/>
                <w:lang w:eastAsia="en-US" w:bidi="ar-SA"/>
              </w:rPr>
              <w:t>ROC-18</w:t>
            </w:r>
          </w:p>
        </w:tc>
        <w:tc>
          <w:tcPr>
            <w:tcW w:w="1850" w:type="dxa"/>
            <w:vMerge/>
            <w:tcBorders/>
            <w:tcMar/>
            <w:vAlign w:val="center"/>
          </w:tcPr>
          <w:p w14:paraId="2BA226A1"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auto"/>
                <w:sz w:val="24"/>
                <w:szCs w:val="24"/>
              </w:rPr>
            </w:pPr>
            <w:r>
              <w:rPr>
                <w:rFonts w:eastAsia="Times New Roman"/>
                <w:color w:val="auto"/>
                <w:sz w:val="24"/>
                <w:szCs w:val="24"/>
              </w:rPr>
            </w:r>
          </w:p>
        </w:tc>
        <w:tc>
          <w:tcPr>
            <w:tcW w:w="4861" w:type="dxa"/>
            <w:tcBorders/>
            <w:tcMar/>
            <w:vAlign w:val="center"/>
          </w:tcPr>
          <w:p w14:paraId="69E09393"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Si el tratamiento requiere seguimiento, se agenda una nueva cita.</w:t>
            </w:r>
          </w:p>
        </w:tc>
      </w:tr>
      <w:tr xmlns:wp14="http://schemas.microsoft.com/office/word/2010/wordml" w:rsidTr="6BCAD749" w14:paraId="50822167" wp14:textId="77777777">
        <w:trPr>
          <w:trHeight w:val="315" w:hRule="atLeast"/>
        </w:trPr>
        <w:tc>
          <w:tcPr>
            <w:tcW w:w="1148" w:type="dxa"/>
            <w:tcBorders/>
            <w:tcMar/>
            <w:vAlign w:val="center"/>
          </w:tcPr>
          <w:p w14:paraId="28FF291F" wp14:textId="4B9C8FB2">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color w:val="auto"/>
                <w:kern w:val="0"/>
                <w:sz w:val="24"/>
                <w:szCs w:val="24"/>
                <w:lang w:eastAsia="en-US" w:bidi="ar-SA"/>
              </w:rPr>
              <w:t>ROC-19</w:t>
            </w:r>
          </w:p>
        </w:tc>
        <w:tc>
          <w:tcPr>
            <w:tcW w:w="1850" w:type="dxa"/>
            <w:tcBorders/>
            <w:tcMar/>
            <w:vAlign w:val="center"/>
          </w:tcPr>
          <w:p w14:paraId="7802D3F3"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auto"/>
                <w:kern w:val="0"/>
                <w:sz w:val="24"/>
                <w:szCs w:val="24"/>
                <w:lang w:eastAsia="en-US" w:bidi="ar-SA"/>
              </w:rPr>
              <w:t>Usuarios, roles y permisos</w:t>
            </w:r>
          </w:p>
        </w:tc>
        <w:tc>
          <w:tcPr>
            <w:tcW w:w="4861" w:type="dxa"/>
            <w:tcBorders/>
            <w:tcMar/>
            <w:vAlign w:val="center"/>
          </w:tcPr>
          <w:p w14:paraId="0CA77D6E"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Solo el personal clínico (odontóloga y asistente) puede registrar o modificar la historia clínica; la asistente lo hace bajo la instrucción y supervisión de la odontóloga.</w:t>
            </w:r>
          </w:p>
        </w:tc>
      </w:tr>
      <w:tr xmlns:wp14="http://schemas.microsoft.com/office/word/2010/wordml" w:rsidTr="6BCAD749" w14:paraId="737A6F66" wp14:textId="77777777">
        <w:trPr>
          <w:trHeight w:val="315" w:hRule="atLeast"/>
        </w:trPr>
        <w:tc>
          <w:tcPr>
            <w:tcW w:w="1148" w:type="dxa"/>
            <w:tcBorders/>
            <w:tcMar/>
            <w:vAlign w:val="center"/>
          </w:tcPr>
          <w:p w14:paraId="2FC24082" wp14:textId="397E494D">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color w:val="auto"/>
                <w:kern w:val="0"/>
                <w:sz w:val="24"/>
                <w:szCs w:val="24"/>
                <w:lang w:eastAsia="en-US" w:bidi="ar-SA"/>
              </w:rPr>
              <w:t>ROC-20</w:t>
            </w:r>
          </w:p>
        </w:tc>
        <w:tc>
          <w:tcPr>
            <w:tcW w:w="1850" w:type="dxa"/>
            <w:tcBorders/>
            <w:tcMar/>
            <w:vAlign w:val="center"/>
          </w:tcPr>
          <w:p w14:paraId="493BD327"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auto"/>
                <w:kern w:val="0"/>
                <w:sz w:val="24"/>
                <w:szCs w:val="24"/>
                <w:lang w:eastAsia="en-US" w:bidi="ar-SA"/>
              </w:rPr>
              <w:t>Seguridad</w:t>
            </w:r>
          </w:p>
        </w:tc>
        <w:tc>
          <w:tcPr>
            <w:tcW w:w="4861" w:type="dxa"/>
            <w:tcBorders/>
            <w:tcMar/>
            <w:vAlign w:val="center"/>
          </w:tcPr>
          <w:p w14:paraId="03117694"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La información clínica del paciente es de acceso restringido y no se comparte con personal no autorizado.</w:t>
            </w:r>
          </w:p>
        </w:tc>
      </w:tr>
    </w:tbl>
    <w:p xmlns:wp14="http://schemas.microsoft.com/office/word/2010/wordml" w14:paraId="03A18CB9" wp14:textId="77777777">
      <w:pPr>
        <w:pStyle w:val="Normal"/>
        <w:ind w:hanging="0"/>
        <w:jc w:val="star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xmlns:wp14="http://schemas.microsoft.com/office/word/2010/wordml" w14:paraId="17AD93B2" wp14:textId="77777777">
      <w:pPr>
        <w:pStyle w:val="Normal"/>
        <w:ind w:hanging="0"/>
        <w:rPr>
          <w:rFonts w:ascii="Times New Roman" w:hAnsi="Times New Roman" w:eastAsia="Times New Roman"/>
          <w:sz w:val="24"/>
          <w:szCs w:val="24"/>
        </w:rPr>
      </w:pPr>
      <w:r>
        <w:rPr>
          <w:rFonts w:eastAsia="Times New Roman"/>
          <w:sz w:val="24"/>
          <w:szCs w:val="24"/>
        </w:rPr>
      </w:r>
    </w:p>
    <w:p xmlns:wp14="http://schemas.microsoft.com/office/word/2010/wordml" w14:paraId="22012793" wp14:textId="19005726">
      <w:pPr>
        <w:pStyle w:val="Heading2"/>
        <w:spacing w:before="0" w:after="0"/>
        <w:rPr>
          <w:rFonts w:ascii="Times New Roman" w:hAnsi="Times New Roman"/>
          <w:sz w:val="24"/>
          <w:szCs w:val="24"/>
        </w:rPr>
      </w:pPr>
      <w:bookmarkStart w:name="__RefHeading___Toc10929_794851070" w:id="90"/>
      <w:bookmarkStart w:name="_Toc1596348787" w:id="91"/>
      <w:bookmarkEnd w:id="90"/>
      <w:bookmarkEnd w:id="91"/>
      <w:bookmarkStart w:name="_Toc1632683841" w:id="678577866"/>
      <w:r>
        <w:rPr>
          <w:rFonts w:cs="Times New Roman"/>
          <w:sz w:val="24"/>
          <w:szCs w:val="24"/>
        </w:rPr>
        <w:t>3.6 Especificación de Requerimientos del Sistema</w:t>
      </w:r>
      <w:bookmarkEnd w:id="678577866"/>
    </w:p>
    <w:p xmlns:wp14="http://schemas.microsoft.com/office/word/2010/wordml" w14:paraId="5CD158AE" wp14:textId="77777777">
      <w:pPr>
        <w:pStyle w:val="Normal"/>
        <w:rPr>
          <w:rFonts w:ascii="Times New Roman" w:hAnsi="Times New Roman"/>
          <w:sz w:val="24"/>
          <w:szCs w:val="24"/>
        </w:rPr>
      </w:pPr>
      <w:r>
        <w:rPr>
          <w:sz w:val="24"/>
          <w:szCs w:val="24"/>
        </w:rPr>
        <w:t>A continuación, se presentan los requerimientos funcionales y no funcionales identificados para el sistema, clasificados por módulo.</w:t>
      </w:r>
    </w:p>
    <w:p xmlns:wp14="http://schemas.microsoft.com/office/word/2010/wordml" w14:paraId="626B6BD6" wp14:textId="77777777">
      <w:pPr>
        <w:pStyle w:val="Heading3"/>
        <w:rPr>
          <w:rFonts w:ascii="Times New Roman" w:hAnsi="Times New Roman"/>
          <w:sz w:val="24"/>
          <w:szCs w:val="24"/>
        </w:rPr>
      </w:pPr>
      <w:bookmarkStart w:name="__RefHeading___Toc10931_794851070" w:id="92"/>
      <w:bookmarkStart w:name="_Toc955691574" w:id="93"/>
      <w:bookmarkStart w:name="_Toc695911568" w:id="94"/>
      <w:bookmarkStart w:name="bm_4_1_1_Requerimientos_funcionales_123" w:id="95"/>
      <w:bookmarkStart w:name="_Toc1574430479" w:id="96"/>
      <w:bookmarkEnd w:id="92"/>
      <w:bookmarkEnd w:id="93"/>
      <w:bookmarkEnd w:id="94"/>
      <w:bookmarkEnd w:id="95"/>
      <w:bookmarkEnd w:id="96"/>
      <w:bookmarkStart w:name="_Toc373853110" w:id="1686364318"/>
      <w:r>
        <w:rPr>
          <w:rFonts w:eastAsia="Times New Roman"/>
          <w:sz w:val="24"/>
          <w:szCs w:val="24"/>
        </w:rPr>
        <w:t>3.6.1 Requerimientos Funcionales</w:t>
      </w:r>
      <w:bookmarkEnd w:id="1686364318"/>
    </w:p>
    <w:p w:rsidR="6A5BE0DC" w:rsidP="6C2EBA1A" w:rsidRDefault="6A5BE0DC" w14:paraId="64BEADC3" w14:textId="5B340C93">
      <w:pPr>
        <w:pStyle w:val="Normal"/>
        <w:rPr>
          <w:sz w:val="24"/>
          <w:szCs w:val="24"/>
        </w:rPr>
      </w:pPr>
      <w:r>
        <w:rPr>
          <w:sz w:val="24"/>
          <w:szCs w:val="24"/>
        </w:rPr>
        <w:t xml:space="preserve">En los requerimientos funcionales se juntaron los que hablaban de partes de una misma función, como iniciar sesión y validar las credenciales. Los que mostraban condiciones de calidad o de integración técnica se movieron a los requerimientos no funcionales. Se asignó la prioridad según la importancia de cada función en el trabajo diario del consultorio y en el cumplimiento de la normativa.</w:t>
      </w:r>
    </w:p>
    <w:p xmlns:wp14="http://schemas.microsoft.com/office/word/2010/wordml" w14:paraId="67ADAF3D" wp14:textId="77777777">
      <w:pPr>
        <w:pStyle w:val="Caption"/>
        <w:keepNext w:val="true"/>
        <w:spacing w:before="240" w:after="0" w:line="480" w:lineRule="auto"/>
        <w:ind w:hanging="0"/>
        <w:jc w:val="start"/>
        <w:rPr>
          <w:rFonts w:ascii="Times New Roman" w:hAnsi="Times New Roman"/>
          <w:sz w:val="24"/>
          <w:szCs w:val="24"/>
        </w:rPr>
      </w:pPr>
      <w:bookmarkStart w:name="_Toc231036765" w:id="97"/>
      <w:bookmarkStart w:name="bm_Tabla_1_Requerimientos_funcionales_16" w:id="98"/>
      <w:bookmarkEnd w:id="97"/>
      <w:bookmarkEnd w:id="98"/>
      <w:r>
        <w:rPr>
          <w:rFonts w:eastAsia="Times New Roman"/>
          <w:b/>
          <w:bCs/>
          <w:sz w:val="24"/>
          <w:szCs w:val="24"/>
        </w:rPr>
        <w:t>Tabla 2</w:t>
      </w:r>
    </w:p>
    <w:p xmlns:wp14="http://schemas.microsoft.com/office/word/2010/wordml" w14:paraId="3B12A3B1" wp14:textId="77777777">
      <w:pPr>
        <w:pStyle w:val="Caption"/>
        <w:keepNext w:val="true"/>
        <w:spacing w:before="0" w:after="0" w:line="480" w:lineRule="auto"/>
        <w:ind w:hanging="0"/>
        <w:jc w:val="start"/>
        <w:rPr>
          <w:rFonts w:ascii="Times New Roman" w:hAnsi="Times New Roman"/>
          <w:sz w:val="24"/>
          <w:szCs w:val="24"/>
        </w:rPr>
      </w:pPr>
      <w:r>
        <w:rPr>
          <w:rFonts w:eastAsia="Times New Roman"/>
          <w:i/>
          <w:iCs/>
          <w:sz w:val="24"/>
          <w:szCs w:val="24"/>
        </w:rPr>
        <w:t>Requerimientos funcionales</w:t>
      </w:r>
    </w:p>
    <w:tbl>
      <w:tblPr>
        <w:tblStyle w:val="Tablaconcuadrcula1"/>
        <w:tblW w:w="8554" w:type="dxa"/>
        <w:jc w:val="start"/>
        <w:tblInd w:w="713" w:type="dxa"/>
        <w:tblLayout w:type="fixed"/>
        <w:tblCellMar>
          <w:top w:w="30" w:type="dxa"/>
          <w:start w:w="120" w:type="dxa"/>
          <w:bottom w:w="30" w:type="dxa"/>
          <w:end w:w="120" w:type="dxa"/>
        </w:tblCellMar>
        <w:tblLook w:val="06a0" w:firstRow="1" w:lastRow="0" w:firstColumn="1" w:lastColumn="0" w:noHBand="1" w:noVBand="1"/>
      </w:tblPr>
      <w:tblGrid>
        <w:gridCol w:w="987"/>
        <w:gridCol w:w="2006"/>
        <w:gridCol w:w="4174"/>
        <w:gridCol w:w="1387"/>
      </w:tblGrid>
      <w:tr xmlns:wp14="http://schemas.microsoft.com/office/word/2010/wordml" w:rsidTr="6BCAD749" w14:paraId="5C066ADE" wp14:textId="77777777">
        <w:trPr>
          <w:trHeight w:val="315" w:hRule="atLeast"/>
          <w:cnfStyle w:val="100000000000" w:firstRow="1" w:lastRow="0" w:firstColumn="0" w:lastColumn="0" w:oddVBand="0" w:evenVBand="0" w:oddHBand="0" w:evenHBand="0" w:firstRowFirstColumn="0" w:firstRowLastColumn="0" w:lastRowFirstColumn="0" w:lastRowLastColumn="0"/>
        </w:trPr>
        <w:tc>
          <w:tcPr>
            <w:tcW w:w="987" w:type="dxa"/>
            <w:tcBorders/>
            <w:tcMar/>
            <w:vAlign w:val="center"/>
          </w:tcPr>
          <w:p w14:paraId="5F31422F"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kern w:val="0"/>
                <w:sz w:val="24"/>
                <w:szCs w:val="24"/>
                <w:lang w:eastAsia="en-US" w:bidi="ar-SA"/>
              </w:rPr>
              <w:t>ID</w:t>
            </w:r>
          </w:p>
        </w:tc>
        <w:tc>
          <w:tcPr>
            <w:tcW w:w="2006" w:type="dxa"/>
            <w:tcBorders/>
            <w:tcMar/>
            <w:vAlign w:val="center"/>
          </w:tcPr>
          <w:p w14:paraId="1763CA6C" wp14:textId="77777777">
            <w:pPr>
              <w:pStyle w:val="Normal"/>
              <w:widowControl/>
              <w:suppressAutoHyphens w:val="true"/>
              <w:spacing w:before="0" w:after="0" w:line="240" w:lineRule="auto"/>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Módulo</w:t>
            </w:r>
          </w:p>
        </w:tc>
        <w:tc>
          <w:tcPr>
            <w:tcW w:w="4174" w:type="dxa"/>
            <w:tcBorders/>
            <w:tcMar/>
            <w:vAlign w:val="center"/>
          </w:tcPr>
          <w:p w14:paraId="6BBD90DA" wp14:textId="77777777">
            <w:pPr>
              <w:pStyle w:val="Normal"/>
              <w:widowControl/>
              <w:suppressAutoHyphens w:val="true"/>
              <w:spacing w:before="0" w:after="0" w:line="240" w:lineRule="auto"/>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Descripción</w:t>
            </w:r>
          </w:p>
        </w:tc>
        <w:tc>
          <w:tcPr>
            <w:tcW w:w="1387" w:type="dxa"/>
            <w:tcBorders/>
            <w:tcMar/>
            <w:vAlign w:val="center"/>
          </w:tcPr>
          <w:p w14:paraId="178A26CC" wp14:textId="77777777">
            <w:pPr>
              <w:pStyle w:val="Normal"/>
              <w:widowControl/>
              <w:suppressAutoHyphens w:val="true"/>
              <w:spacing w:before="0" w:after="0" w:line="240" w:lineRule="auto"/>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Prioridad</w:t>
            </w:r>
          </w:p>
        </w:tc>
      </w:tr>
      <w:tr xmlns:wp14="http://schemas.microsoft.com/office/word/2010/wordml" w:rsidTr="6BCAD749" w14:paraId="310F5B0A" wp14:textId="77777777">
        <w:trPr>
          <w:trHeight w:val="315" w:hRule="atLeast"/>
        </w:trPr>
        <w:tc>
          <w:tcPr>
            <w:tcW w:w="987" w:type="dxa"/>
            <w:tcBorders/>
            <w:tcMar/>
            <w:vAlign w:val="center"/>
          </w:tcPr>
          <w:p w14:paraId="2A259C7C" wp14:textId="16CB6123">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RF-01</w:t>
            </w:r>
          </w:p>
        </w:tc>
        <w:tc>
          <w:tcPr>
            <w:tcW w:w="2006" w:type="dxa"/>
            <w:vMerge w:val="restart"/>
            <w:tcBorders/>
            <w:tcMar/>
            <w:vAlign w:val="center"/>
          </w:tcPr>
          <w:p w14:paraId="606082B9"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Seguridad</w:t>
            </w:r>
          </w:p>
        </w:tc>
        <w:tc>
          <w:tcPr>
            <w:tcW w:w="4174" w:type="dxa"/>
            <w:tcBorders/>
            <w:tcMar/>
            <w:vAlign w:val="center"/>
          </w:tcPr>
          <w:p w14:paraId="5F3182D9"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iniciar sesión con correo electrónico y contraseña o con una cuenta de Google, y dar acceso solo a los correos autorizados y activos.</w:t>
            </w:r>
          </w:p>
        </w:tc>
        <w:tc>
          <w:tcPr>
            <w:tcW w:w="1387" w:type="dxa"/>
            <w:tcBorders/>
            <w:tcMar>
              <w:left w:w="45" w:type="dxa"/>
              <w:start w:w="45" w:type="dxa"/>
              <w:right w:w="45" w:type="dxa"/>
              <w:end w:w="45" w:type="dxa"/>
            </w:tcMar>
            <w:vAlign w:val="center"/>
          </w:tcPr>
          <w:p w14:paraId="5DC2BAD2"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Alta</w:t>
            </w:r>
          </w:p>
        </w:tc>
      </w:tr>
      <w:tr xmlns:wp14="http://schemas.microsoft.com/office/word/2010/wordml" w:rsidTr="6BCAD749" w14:paraId="1F64406E" wp14:textId="77777777">
        <w:trPr>
          <w:trHeight w:val="315" w:hRule="atLeast"/>
        </w:trPr>
        <w:tc>
          <w:tcPr>
            <w:tcW w:w="987" w:type="dxa"/>
            <w:tcBorders/>
            <w:tcMar/>
            <w:vAlign w:val="center"/>
          </w:tcPr>
          <w:p w14:paraId="1E10EF8D" wp14:textId="03BFF85B">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RF-02</w:t>
            </w:r>
          </w:p>
        </w:tc>
        <w:tc>
          <w:tcPr>
            <w:tcW w:w="2006" w:type="dxa"/>
            <w:vMerge/>
            <w:tcBorders/>
            <w:tcMar/>
            <w:vAlign w:val="center"/>
          </w:tcPr>
          <w:p w14:paraId="66204FF1"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tcMar/>
            <w:vAlign w:val="center"/>
          </w:tcPr>
          <w:p w14:paraId="2536D2A9"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al usuario restablecer su contraseña mediante un enlace enviado a su correo electrónico.</w:t>
            </w:r>
          </w:p>
        </w:tc>
        <w:tc>
          <w:tcPr>
            <w:tcW w:w="1387" w:type="dxa"/>
            <w:tcBorders/>
            <w:tcMar>
              <w:left w:w="45" w:type="dxa"/>
              <w:start w:w="45" w:type="dxa"/>
              <w:right w:w="45" w:type="dxa"/>
              <w:end w:w="45" w:type="dxa"/>
            </w:tcMar>
            <w:vAlign w:val="center"/>
          </w:tcPr>
          <w:p w14:paraId="56AB1CB6"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Media</w:t>
            </w:r>
          </w:p>
        </w:tc>
      </w:tr>
      <w:tr xmlns:wp14="http://schemas.microsoft.com/office/word/2010/wordml" w:rsidTr="6BCAD749" w14:paraId="5A5F502B" wp14:textId="77777777">
        <w:trPr>
          <w:trHeight w:val="315" w:hRule="atLeast"/>
        </w:trPr>
        <w:tc>
          <w:tcPr>
            <w:tcW w:w="987" w:type="dxa"/>
            <w:tcBorders/>
            <w:tcMar/>
            <w:vAlign w:val="center"/>
          </w:tcPr>
          <w:p w14:paraId="36A2D05B" wp14:textId="4E934AAE">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RF-03</w:t>
            </w:r>
          </w:p>
        </w:tc>
        <w:tc>
          <w:tcPr>
            <w:tcW w:w="2006" w:type="dxa"/>
            <w:vMerge/>
            <w:tcBorders/>
            <w:tcMar/>
            <w:vAlign w:val="center"/>
          </w:tcPr>
          <w:p w14:paraId="2DBF0D7D"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tcMar/>
            <w:vAlign w:val="center"/>
          </w:tcPr>
          <w:p w14:paraId="1DB53523"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al usuario cerrar sesión.</w:t>
            </w:r>
          </w:p>
        </w:tc>
        <w:tc>
          <w:tcPr>
            <w:tcW w:w="1387" w:type="dxa"/>
            <w:tcBorders/>
            <w:tcMar>
              <w:left w:w="45" w:type="dxa"/>
              <w:start w:w="45" w:type="dxa"/>
              <w:right w:w="45" w:type="dxa"/>
              <w:end w:w="45" w:type="dxa"/>
            </w:tcMar>
            <w:vAlign w:val="center"/>
          </w:tcPr>
          <w:p w14:paraId="30085C72"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Media</w:t>
            </w:r>
          </w:p>
        </w:tc>
      </w:tr>
      <w:tr xmlns:wp14="http://schemas.microsoft.com/office/word/2010/wordml" w:rsidTr="6BCAD749" w14:paraId="69CB6CA1" wp14:textId="77777777">
        <w:trPr>
          <w:trHeight w:val="315" w:hRule="atLeast"/>
        </w:trPr>
        <w:tc>
          <w:tcPr>
            <w:tcW w:w="987" w:type="dxa"/>
            <w:tcBorders/>
            <w:tcMar/>
            <w:vAlign w:val="center"/>
          </w:tcPr>
          <w:p w14:paraId="27A360C5" wp14:textId="7A3D11F1">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RF-04</w:t>
            </w:r>
          </w:p>
        </w:tc>
        <w:tc>
          <w:tcPr>
            <w:tcW w:w="2006" w:type="dxa"/>
            <w:vMerge w:val="restart"/>
            <w:tcBorders/>
            <w:tcMar/>
            <w:vAlign w:val="center"/>
          </w:tcPr>
          <w:p w14:paraId="04E0488B"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Usuarios, roles y permisos</w:t>
            </w:r>
          </w:p>
        </w:tc>
        <w:tc>
          <w:tcPr>
            <w:tcW w:w="4174" w:type="dxa"/>
            <w:tcBorders/>
            <w:tcMar/>
            <w:vAlign w:val="center"/>
          </w:tcPr>
          <w:p w14:paraId="7467E161"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al administrador registrar, consultar y modificar los usuarios autorizados, y activarlos o desactivarlos.</w:t>
            </w:r>
          </w:p>
        </w:tc>
        <w:tc>
          <w:tcPr>
            <w:tcW w:w="1387" w:type="dxa"/>
            <w:tcBorders/>
            <w:tcMar>
              <w:left w:w="45" w:type="dxa"/>
              <w:start w:w="45" w:type="dxa"/>
              <w:right w:w="45" w:type="dxa"/>
              <w:end w:w="45" w:type="dxa"/>
            </w:tcMar>
            <w:vAlign w:val="center"/>
          </w:tcPr>
          <w:p w14:paraId="02E44DCE"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Alta</w:t>
            </w:r>
          </w:p>
        </w:tc>
      </w:tr>
      <w:tr xmlns:wp14="http://schemas.microsoft.com/office/word/2010/wordml" w:rsidTr="6BCAD749" w14:paraId="13CD7958" wp14:textId="77777777">
        <w:trPr>
          <w:trHeight w:val="315" w:hRule="atLeast"/>
        </w:trPr>
        <w:tc>
          <w:tcPr>
            <w:tcW w:w="987" w:type="dxa"/>
            <w:tcBorders/>
            <w:tcMar/>
            <w:vAlign w:val="center"/>
          </w:tcPr>
          <w:p w14:paraId="72E5EAB5" wp14:textId="525227A2">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RF-05</w:t>
            </w:r>
          </w:p>
        </w:tc>
        <w:tc>
          <w:tcPr>
            <w:tcW w:w="2006" w:type="dxa"/>
            <w:vMerge/>
            <w:tcBorders/>
            <w:tcMar/>
            <w:vAlign w:val="center"/>
          </w:tcPr>
          <w:p w14:paraId="6B62F1B3"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tcMar/>
            <w:vAlign w:val="center"/>
          </w:tcPr>
          <w:p w14:paraId="376AC481"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al administrador asignar a cada usuario un rol (Administrador, Odontóloga o Asistente), del cual dependen las funciones a las que tiene acceso.</w:t>
            </w:r>
          </w:p>
        </w:tc>
        <w:tc>
          <w:tcPr>
            <w:tcW w:w="1387" w:type="dxa"/>
            <w:tcBorders/>
            <w:tcMar>
              <w:left w:w="45" w:type="dxa"/>
              <w:start w:w="45" w:type="dxa"/>
              <w:right w:w="45" w:type="dxa"/>
              <w:end w:w="45" w:type="dxa"/>
            </w:tcMar>
            <w:vAlign w:val="center"/>
          </w:tcPr>
          <w:p w14:paraId="7B1CFF3D"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Alta</w:t>
            </w:r>
          </w:p>
        </w:tc>
      </w:tr>
      <w:tr xmlns:wp14="http://schemas.microsoft.com/office/word/2010/wordml" w:rsidTr="6BCAD749" w14:paraId="2CB5BB20" wp14:textId="77777777">
        <w:trPr>
          <w:trHeight w:val="315" w:hRule="atLeast"/>
        </w:trPr>
        <w:tc>
          <w:tcPr>
            <w:tcW w:w="987" w:type="dxa"/>
            <w:tcBorders/>
            <w:tcMar/>
            <w:vAlign w:val="center"/>
          </w:tcPr>
          <w:p w14:paraId="55EAB073" wp14:textId="7090D95F">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RF-06</w:t>
            </w:r>
          </w:p>
        </w:tc>
        <w:tc>
          <w:tcPr>
            <w:tcW w:w="2006" w:type="dxa"/>
            <w:vMerge/>
            <w:tcBorders/>
            <w:tcMar/>
            <w:vAlign w:val="center"/>
          </w:tcPr>
          <w:p w14:paraId="02F2C34E"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tcMar/>
            <w:vAlign w:val="center"/>
          </w:tcPr>
          <w:p w14:paraId="0BC5F7E7"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al administrador gestionar el catálogo de procedimientos, con su valor, y el registro de los odontólogos del consultorio.</w:t>
            </w:r>
          </w:p>
        </w:tc>
        <w:tc>
          <w:tcPr>
            <w:tcW w:w="1387" w:type="dxa"/>
            <w:tcBorders/>
            <w:tcMar>
              <w:left w:w="45" w:type="dxa"/>
              <w:start w:w="45" w:type="dxa"/>
              <w:right w:w="45" w:type="dxa"/>
              <w:end w:w="45" w:type="dxa"/>
            </w:tcMar>
            <w:vAlign w:val="center"/>
          </w:tcPr>
          <w:p w14:paraId="70DFF2C0"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Media</w:t>
            </w:r>
          </w:p>
        </w:tc>
      </w:tr>
      <w:tr xmlns:wp14="http://schemas.microsoft.com/office/word/2010/wordml" w:rsidTr="6BCAD749" w14:paraId="142390DD" wp14:textId="77777777">
        <w:trPr>
          <w:trHeight w:val="315" w:hRule="atLeast"/>
        </w:trPr>
        <w:tc>
          <w:tcPr>
            <w:tcW w:w="987" w:type="dxa"/>
            <w:tcBorders/>
            <w:tcMar/>
            <w:vAlign w:val="center"/>
          </w:tcPr>
          <w:p w14:paraId="7602FC77" wp14:textId="6D38B935">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RF-07</w:t>
            </w:r>
          </w:p>
        </w:tc>
        <w:tc>
          <w:tcPr>
            <w:tcW w:w="2006" w:type="dxa"/>
            <w:vMerge w:val="restart"/>
            <w:tcBorders/>
            <w:tcMar/>
            <w:vAlign w:val="center"/>
          </w:tcPr>
          <w:p w14:paraId="4216D3D2"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Pacientes</w:t>
            </w:r>
          </w:p>
        </w:tc>
        <w:tc>
          <w:tcPr>
            <w:tcW w:w="4174" w:type="dxa"/>
            <w:tcBorders/>
            <w:tcMar/>
            <w:vAlign w:val="center"/>
          </w:tcPr>
          <w:p w14:paraId="5682145A"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registrar, consultar y modificar los datos de los pacientes, e inactivarlos o reactivarlos sin eliminar su información.</w:t>
            </w:r>
          </w:p>
        </w:tc>
        <w:tc>
          <w:tcPr>
            <w:tcW w:w="1387" w:type="dxa"/>
            <w:tcBorders/>
            <w:tcMar>
              <w:left w:w="45" w:type="dxa"/>
              <w:start w:w="45" w:type="dxa"/>
              <w:right w:w="45" w:type="dxa"/>
              <w:end w:w="45" w:type="dxa"/>
            </w:tcMar>
            <w:vAlign w:val="center"/>
          </w:tcPr>
          <w:p w14:paraId="149397E6"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Alta</w:t>
            </w:r>
          </w:p>
        </w:tc>
      </w:tr>
      <w:tr xmlns:wp14="http://schemas.microsoft.com/office/word/2010/wordml" w:rsidTr="6BCAD749" w14:paraId="6025572D" wp14:textId="77777777">
        <w:trPr>
          <w:trHeight w:val="315" w:hRule="atLeast"/>
        </w:trPr>
        <w:tc>
          <w:tcPr>
            <w:tcW w:w="987" w:type="dxa"/>
            <w:tcBorders/>
            <w:tcMar/>
            <w:vAlign w:val="center"/>
          </w:tcPr>
          <w:p w14:paraId="11CD0867" wp14:textId="4D4F82B0">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RF-08</w:t>
            </w:r>
          </w:p>
        </w:tc>
        <w:tc>
          <w:tcPr>
            <w:tcW w:w="2006" w:type="dxa"/>
            <w:vMerge/>
            <w:tcBorders/>
            <w:tcMar/>
            <w:vAlign w:val="center"/>
          </w:tcPr>
          <w:p w14:paraId="680A4E5D"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tcMar/>
            <w:vAlign w:val="center"/>
          </w:tcPr>
          <w:p w14:paraId="55AFAA8F"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buscar pacientes por nombre, documento de identidad o teléfono.</w:t>
            </w:r>
          </w:p>
        </w:tc>
        <w:tc>
          <w:tcPr>
            <w:tcW w:w="1387" w:type="dxa"/>
            <w:tcBorders/>
            <w:tcMar>
              <w:left w:w="45" w:type="dxa"/>
              <w:start w:w="45" w:type="dxa"/>
              <w:right w:w="45" w:type="dxa"/>
              <w:end w:w="45" w:type="dxa"/>
            </w:tcMar>
            <w:vAlign w:val="center"/>
          </w:tcPr>
          <w:p w14:paraId="72005313"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Alta</w:t>
            </w:r>
          </w:p>
        </w:tc>
      </w:tr>
      <w:tr xmlns:wp14="http://schemas.microsoft.com/office/word/2010/wordml" w:rsidTr="6BCAD749" w14:paraId="3BE41B24" wp14:textId="77777777">
        <w:trPr>
          <w:trHeight w:val="315" w:hRule="atLeast"/>
        </w:trPr>
        <w:tc>
          <w:tcPr>
            <w:tcW w:w="987" w:type="dxa"/>
            <w:tcBorders/>
            <w:tcMar/>
            <w:vAlign w:val="center"/>
          </w:tcPr>
          <w:p w14:paraId="1CB8F857" wp14:textId="5F9CE167">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RF-09</w:t>
            </w:r>
          </w:p>
        </w:tc>
        <w:tc>
          <w:tcPr>
            <w:tcW w:w="2006" w:type="dxa"/>
            <w:vMerge/>
            <w:tcBorders/>
            <w:tcMar/>
            <w:vAlign w:val="center"/>
          </w:tcPr>
          <w:p w14:paraId="19219836"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tcMar/>
            <w:vAlign w:val="center"/>
          </w:tcPr>
          <w:p w14:paraId="3A60C0A3"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impedir que se registren dos pacientes con el mismo tipo y número de documento.</w:t>
            </w:r>
          </w:p>
        </w:tc>
        <w:tc>
          <w:tcPr>
            <w:tcW w:w="1387" w:type="dxa"/>
            <w:tcBorders/>
            <w:tcMar>
              <w:left w:w="45" w:type="dxa"/>
              <w:start w:w="45" w:type="dxa"/>
              <w:right w:w="45" w:type="dxa"/>
              <w:end w:w="45" w:type="dxa"/>
            </w:tcMar>
            <w:vAlign w:val="center"/>
          </w:tcPr>
          <w:p w14:paraId="4485714D"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Alta</w:t>
            </w:r>
          </w:p>
        </w:tc>
      </w:tr>
      <w:tr xmlns:wp14="http://schemas.microsoft.com/office/word/2010/wordml" w:rsidTr="6BCAD749" w14:paraId="070E8E40" wp14:textId="77777777">
        <w:trPr>
          <w:trHeight w:val="315" w:hRule="atLeast"/>
        </w:trPr>
        <w:tc>
          <w:tcPr>
            <w:tcW w:w="987" w:type="dxa"/>
            <w:tcBorders/>
            <w:tcMar/>
            <w:vAlign w:val="center"/>
          </w:tcPr>
          <w:p w14:paraId="557E8C6E" wp14:textId="2A699E87">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RF-10</w:t>
            </w:r>
          </w:p>
        </w:tc>
        <w:tc>
          <w:tcPr>
            <w:tcW w:w="2006" w:type="dxa"/>
            <w:vMerge/>
            <w:tcBorders/>
            <w:tcMar/>
            <w:vAlign w:val="center"/>
          </w:tcPr>
          <w:p w14:paraId="296FEF7D"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tcMar/>
            <w:vAlign w:val="center"/>
          </w:tcPr>
          <w:p w14:paraId="4FD6CC8D"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registrar la autorización del paciente para el tratamiento de sus datos personales, con la fecha y el medio por el que la otorgó.</w:t>
            </w:r>
          </w:p>
        </w:tc>
        <w:tc>
          <w:tcPr>
            <w:tcW w:w="1387" w:type="dxa"/>
            <w:tcBorders/>
            <w:tcMar>
              <w:left w:w="45" w:type="dxa"/>
              <w:start w:w="45" w:type="dxa"/>
              <w:right w:w="45" w:type="dxa"/>
              <w:end w:w="45" w:type="dxa"/>
            </w:tcMar>
            <w:vAlign w:val="center"/>
          </w:tcPr>
          <w:p w14:paraId="5F05A162"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Alta</w:t>
            </w:r>
          </w:p>
        </w:tc>
      </w:tr>
      <w:tr xmlns:wp14="http://schemas.microsoft.com/office/word/2010/wordml" w:rsidTr="6BCAD749" w14:paraId="0ABC360B" wp14:textId="77777777">
        <w:trPr>
          <w:trHeight w:val="315" w:hRule="atLeast"/>
        </w:trPr>
        <w:tc>
          <w:tcPr>
            <w:tcW w:w="987" w:type="dxa"/>
            <w:tcBorders/>
            <w:tcMar/>
            <w:vAlign w:val="center"/>
          </w:tcPr>
          <w:p w14:paraId="045685E9" wp14:textId="2826C764">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RF-11</w:t>
            </w:r>
          </w:p>
        </w:tc>
        <w:tc>
          <w:tcPr>
            <w:tcW w:w="2006" w:type="dxa"/>
            <w:vMerge/>
            <w:tcBorders/>
            <w:tcMar/>
            <w:vAlign w:val="center"/>
          </w:tcPr>
          <w:p w14:paraId="7194DBDC"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tcMar/>
            <w:vAlign w:val="center"/>
          </w:tcPr>
          <w:p w14:paraId="2E19362A"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registrar las solicitudes de consulta o rectificación de datos personales que presenten los pacientes y el estado de su trámite.</w:t>
            </w:r>
          </w:p>
        </w:tc>
        <w:tc>
          <w:tcPr>
            <w:tcW w:w="1387" w:type="dxa"/>
            <w:tcBorders/>
            <w:tcMar>
              <w:left w:w="45" w:type="dxa"/>
              <w:start w:w="45" w:type="dxa"/>
              <w:right w:w="45" w:type="dxa"/>
              <w:end w:w="45" w:type="dxa"/>
            </w:tcMar>
            <w:vAlign w:val="center"/>
          </w:tcPr>
          <w:p w14:paraId="43DB745D"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Baja</w:t>
            </w:r>
          </w:p>
        </w:tc>
      </w:tr>
      <w:tr xmlns:wp14="http://schemas.microsoft.com/office/word/2010/wordml" w:rsidTr="6BCAD749" w14:paraId="36B1D5A7" wp14:textId="77777777">
        <w:trPr>
          <w:trHeight w:val="315" w:hRule="atLeast"/>
        </w:trPr>
        <w:tc>
          <w:tcPr>
            <w:tcW w:w="987" w:type="dxa"/>
            <w:tcBorders/>
            <w:tcMar/>
            <w:vAlign w:val="center"/>
          </w:tcPr>
          <w:p w14:paraId="20B5E7FD" wp14:textId="4AD0EBDE">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RF-12</w:t>
            </w:r>
          </w:p>
        </w:tc>
        <w:tc>
          <w:tcPr>
            <w:tcW w:w="2006" w:type="dxa"/>
            <w:vMerge w:val="restart"/>
            <w:tcBorders/>
            <w:tcMar/>
            <w:vAlign w:val="center"/>
          </w:tcPr>
          <w:p w14:paraId="41E11027"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Citas</w:t>
            </w:r>
          </w:p>
        </w:tc>
        <w:tc>
          <w:tcPr>
            <w:tcW w:w="4174" w:type="dxa"/>
            <w:tcBorders/>
            <w:tcMar/>
            <w:vAlign w:val="center"/>
          </w:tcPr>
          <w:p w14:paraId="5415364F"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agendar citas indicando el paciente, el tipo de servicio, la fecha y las horas de inicio y fin, y registrarlas en la agenda de Google Calendar del consultorio.</w:t>
            </w:r>
          </w:p>
        </w:tc>
        <w:tc>
          <w:tcPr>
            <w:tcW w:w="1387" w:type="dxa"/>
            <w:tcBorders/>
            <w:tcMar>
              <w:left w:w="45" w:type="dxa"/>
              <w:start w:w="45" w:type="dxa"/>
              <w:right w:w="45" w:type="dxa"/>
              <w:end w:w="45" w:type="dxa"/>
            </w:tcMar>
            <w:vAlign w:val="center"/>
          </w:tcPr>
          <w:p w14:paraId="0CBADD79"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Alta</w:t>
            </w:r>
          </w:p>
        </w:tc>
      </w:tr>
      <w:tr xmlns:wp14="http://schemas.microsoft.com/office/word/2010/wordml" w:rsidTr="6BCAD749" w14:paraId="78CA68B0" wp14:textId="77777777">
        <w:trPr>
          <w:trHeight w:val="315" w:hRule="atLeast"/>
        </w:trPr>
        <w:tc>
          <w:tcPr>
            <w:tcW w:w="987" w:type="dxa"/>
            <w:tcBorders/>
            <w:tcMar/>
            <w:vAlign w:val="center"/>
          </w:tcPr>
          <w:p w14:paraId="5D46943D" wp14:textId="74C3E712">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RF-13</w:t>
            </w:r>
          </w:p>
        </w:tc>
        <w:tc>
          <w:tcPr>
            <w:tcW w:w="2006" w:type="dxa"/>
            <w:vMerge/>
            <w:tcBorders/>
            <w:tcMar/>
            <w:vAlign w:val="center"/>
          </w:tcPr>
          <w:p w14:paraId="769D0D3C"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tcMar/>
            <w:vAlign w:val="center"/>
          </w:tcPr>
          <w:p w14:paraId="6755E8A0"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verificar, antes de guardar una cita, que el horario no se cruce con otra cita.</w:t>
            </w:r>
          </w:p>
        </w:tc>
        <w:tc>
          <w:tcPr>
            <w:tcW w:w="1387" w:type="dxa"/>
            <w:tcBorders/>
            <w:tcMar>
              <w:left w:w="45" w:type="dxa"/>
              <w:start w:w="45" w:type="dxa"/>
              <w:right w:w="45" w:type="dxa"/>
              <w:end w:w="45" w:type="dxa"/>
            </w:tcMar>
            <w:vAlign w:val="center"/>
          </w:tcPr>
          <w:p w14:paraId="71B392E1"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Alta</w:t>
            </w:r>
          </w:p>
        </w:tc>
      </w:tr>
      <w:tr xmlns:wp14="http://schemas.microsoft.com/office/word/2010/wordml" w:rsidTr="6BCAD749" w14:paraId="2F442349" wp14:textId="77777777">
        <w:trPr>
          <w:trHeight w:val="315" w:hRule="atLeast"/>
        </w:trPr>
        <w:tc>
          <w:tcPr>
            <w:tcW w:w="987" w:type="dxa"/>
            <w:tcBorders/>
            <w:tcMar/>
            <w:vAlign w:val="center"/>
          </w:tcPr>
          <w:p w14:paraId="76EBEA30" wp14:textId="65291515">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RF-14</w:t>
            </w:r>
          </w:p>
        </w:tc>
        <w:tc>
          <w:tcPr>
            <w:tcW w:w="2006" w:type="dxa"/>
            <w:vMerge/>
            <w:tcBorders/>
            <w:tcMar/>
            <w:vAlign w:val="center"/>
          </w:tcPr>
          <w:p w14:paraId="54CD245A"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tcMar/>
            <w:vAlign w:val="center"/>
          </w:tcPr>
          <w:p w14:paraId="6D6CFC3C"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reprogramar una cita cambiando su fecha u hora.</w:t>
            </w:r>
          </w:p>
        </w:tc>
        <w:tc>
          <w:tcPr>
            <w:tcW w:w="1387" w:type="dxa"/>
            <w:tcBorders/>
            <w:tcMar>
              <w:left w:w="45" w:type="dxa"/>
              <w:start w:w="45" w:type="dxa"/>
              <w:right w:w="45" w:type="dxa"/>
              <w:end w:w="45" w:type="dxa"/>
            </w:tcMar>
            <w:vAlign w:val="center"/>
          </w:tcPr>
          <w:p w14:paraId="0608F968"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Alta</w:t>
            </w:r>
          </w:p>
        </w:tc>
      </w:tr>
      <w:tr xmlns:wp14="http://schemas.microsoft.com/office/word/2010/wordml" w:rsidTr="6BCAD749" w14:paraId="409CF0B8" wp14:textId="77777777">
        <w:trPr>
          <w:trHeight w:val="315" w:hRule="atLeast"/>
        </w:trPr>
        <w:tc>
          <w:tcPr>
            <w:tcW w:w="987" w:type="dxa"/>
            <w:tcBorders/>
            <w:tcMar/>
            <w:vAlign w:val="center"/>
          </w:tcPr>
          <w:p w14:paraId="5A2222E5" wp14:textId="68FFCE1F">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RF-15</w:t>
            </w:r>
          </w:p>
        </w:tc>
        <w:tc>
          <w:tcPr>
            <w:tcW w:w="2006" w:type="dxa"/>
            <w:vMerge/>
            <w:tcBorders/>
            <w:tcMar/>
            <w:vAlign w:val="center"/>
          </w:tcPr>
          <w:p w14:paraId="1231BE67"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tcMar/>
            <w:vAlign w:val="center"/>
          </w:tcPr>
          <w:p w14:paraId="30F728A5"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cancelar una cita y marcarla como no asistida cuando el paciente no se presenta.</w:t>
            </w:r>
          </w:p>
        </w:tc>
        <w:tc>
          <w:tcPr>
            <w:tcW w:w="1387" w:type="dxa"/>
            <w:tcBorders/>
            <w:tcMar>
              <w:left w:w="45" w:type="dxa"/>
              <w:start w:w="45" w:type="dxa"/>
              <w:right w:w="45" w:type="dxa"/>
              <w:end w:w="45" w:type="dxa"/>
            </w:tcMar>
            <w:vAlign w:val="center"/>
          </w:tcPr>
          <w:p w14:paraId="73B27134"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Alta</w:t>
            </w:r>
          </w:p>
        </w:tc>
      </w:tr>
      <w:tr xmlns:wp14="http://schemas.microsoft.com/office/word/2010/wordml" w:rsidTr="6BCAD749" w14:paraId="65FFD51E" wp14:textId="77777777">
        <w:trPr>
          <w:trHeight w:val="315" w:hRule="atLeast"/>
        </w:trPr>
        <w:tc>
          <w:tcPr>
            <w:tcW w:w="987" w:type="dxa"/>
            <w:tcBorders/>
            <w:tcMar/>
            <w:vAlign w:val="center"/>
          </w:tcPr>
          <w:p w14:paraId="6F953E4B" wp14:textId="7B047F60">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RF-16</w:t>
            </w:r>
          </w:p>
        </w:tc>
        <w:tc>
          <w:tcPr>
            <w:tcW w:w="2006" w:type="dxa"/>
            <w:vMerge/>
            <w:tcBorders/>
            <w:tcMar/>
            <w:vAlign w:val="center"/>
          </w:tcPr>
          <w:p w14:paraId="36FEB5B0"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tcMar/>
            <w:vAlign w:val="center"/>
          </w:tcPr>
          <w:p w14:paraId="42594D36"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consultar la agenda en vistas diaria, semanal y mensual.</w:t>
            </w:r>
          </w:p>
        </w:tc>
        <w:tc>
          <w:tcPr>
            <w:tcW w:w="1387" w:type="dxa"/>
            <w:tcBorders/>
            <w:tcMar>
              <w:left w:w="45" w:type="dxa"/>
              <w:start w:w="45" w:type="dxa"/>
              <w:right w:w="45" w:type="dxa"/>
              <w:end w:w="45" w:type="dxa"/>
            </w:tcMar>
            <w:vAlign w:val="center"/>
          </w:tcPr>
          <w:p w14:paraId="1EDB7B10"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Media</w:t>
            </w:r>
          </w:p>
        </w:tc>
      </w:tr>
      <w:tr xmlns:wp14="http://schemas.microsoft.com/office/word/2010/wordml" w:rsidTr="6BCAD749" w14:paraId="0867C2A4" wp14:textId="77777777">
        <w:trPr>
          <w:trHeight w:val="315" w:hRule="atLeast"/>
        </w:trPr>
        <w:tc>
          <w:tcPr>
            <w:tcW w:w="987" w:type="dxa"/>
            <w:tcBorders/>
            <w:tcMar/>
            <w:vAlign w:val="center"/>
          </w:tcPr>
          <w:p w14:paraId="6827159A" wp14:textId="223BF608">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RF-17</w:t>
            </w:r>
          </w:p>
        </w:tc>
        <w:tc>
          <w:tcPr>
            <w:tcW w:w="2006" w:type="dxa"/>
            <w:vMerge w:val="restart"/>
            <w:tcBorders/>
            <w:tcMar/>
            <w:vAlign w:val="center"/>
          </w:tcPr>
          <w:p w14:paraId="2327B04B"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Historia clínica</w:t>
            </w:r>
          </w:p>
        </w:tc>
        <w:tc>
          <w:tcPr>
            <w:tcW w:w="4174" w:type="dxa"/>
            <w:tcBorders/>
            <w:tcMar/>
            <w:vAlign w:val="center"/>
          </w:tcPr>
          <w:p w14:paraId="487950A3"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registrar y consultar la anamnesis del paciente: antecedentes médicos y odontológicos, alergias y medicamentos.</w:t>
            </w:r>
          </w:p>
        </w:tc>
        <w:tc>
          <w:tcPr>
            <w:tcW w:w="1387" w:type="dxa"/>
            <w:tcBorders/>
            <w:tcMar>
              <w:left w:w="45" w:type="dxa"/>
              <w:start w:w="45" w:type="dxa"/>
              <w:right w:w="45" w:type="dxa"/>
              <w:end w:w="45" w:type="dxa"/>
            </w:tcMar>
            <w:vAlign w:val="center"/>
          </w:tcPr>
          <w:p w14:paraId="678E9304"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Alta</w:t>
            </w:r>
          </w:p>
        </w:tc>
      </w:tr>
      <w:tr xmlns:wp14="http://schemas.microsoft.com/office/word/2010/wordml" w:rsidTr="6BCAD749" w14:paraId="4F27B696" wp14:textId="77777777">
        <w:trPr>
          <w:trHeight w:val="315" w:hRule="atLeast"/>
        </w:trPr>
        <w:tc>
          <w:tcPr>
            <w:tcW w:w="987" w:type="dxa"/>
            <w:tcBorders/>
            <w:tcMar/>
            <w:vAlign w:val="center"/>
          </w:tcPr>
          <w:p w14:paraId="2FDDC51B" wp14:textId="374E1990">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RF-18</w:t>
            </w:r>
          </w:p>
        </w:tc>
        <w:tc>
          <w:tcPr>
            <w:tcW w:w="2006" w:type="dxa"/>
            <w:vMerge/>
            <w:tcBorders/>
            <w:tcMar/>
            <w:vAlign w:val="center"/>
          </w:tcPr>
          <w:p w14:paraId="30D7AA69"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tcMar/>
            <w:vAlign w:val="center"/>
          </w:tcPr>
          <w:p w14:paraId="69964AC1"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registrar cada atención clínica, con su motivo de consulta, hallazgos, diagnóstico, procedimiento y evolución, y consultar las atenciones en orden cronológico.</w:t>
            </w:r>
          </w:p>
        </w:tc>
        <w:tc>
          <w:tcPr>
            <w:tcW w:w="1387" w:type="dxa"/>
            <w:tcBorders/>
            <w:tcMar>
              <w:left w:w="45" w:type="dxa"/>
              <w:start w:w="45" w:type="dxa"/>
              <w:right w:w="45" w:type="dxa"/>
              <w:end w:w="45" w:type="dxa"/>
            </w:tcMar>
            <w:vAlign w:val="center"/>
          </w:tcPr>
          <w:p w14:paraId="53964748"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Alta</w:t>
            </w:r>
          </w:p>
        </w:tc>
      </w:tr>
      <w:tr xmlns:wp14="http://schemas.microsoft.com/office/word/2010/wordml" w:rsidTr="6BCAD749" w14:paraId="2AD02D13" wp14:textId="77777777">
        <w:trPr>
          <w:trHeight w:val="315" w:hRule="atLeast"/>
        </w:trPr>
        <w:tc>
          <w:tcPr>
            <w:tcW w:w="987" w:type="dxa"/>
            <w:tcBorders/>
            <w:tcMar/>
            <w:vAlign w:val="center"/>
          </w:tcPr>
          <w:p w14:paraId="2820F08A" wp14:textId="21165B16">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RF-19</w:t>
            </w:r>
          </w:p>
        </w:tc>
        <w:tc>
          <w:tcPr>
            <w:tcW w:w="2006" w:type="dxa"/>
            <w:vMerge/>
            <w:tcBorders/>
            <w:tcMar/>
            <w:vAlign w:val="center"/>
          </w:tcPr>
          <w:p w14:paraId="7196D064"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tcMar/>
            <w:vAlign w:val="center"/>
          </w:tcPr>
          <w:p w14:paraId="003071D7"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anular atenciones clínicas y radiografías registrando el motivo, el usuario y la fecha, sin eliminarlas.</w:t>
            </w:r>
          </w:p>
        </w:tc>
        <w:tc>
          <w:tcPr>
            <w:tcW w:w="1387" w:type="dxa"/>
            <w:tcBorders/>
            <w:tcMar>
              <w:left w:w="45" w:type="dxa"/>
              <w:start w:w="45" w:type="dxa"/>
              <w:right w:w="45" w:type="dxa"/>
              <w:end w:w="45" w:type="dxa"/>
            </w:tcMar>
            <w:vAlign w:val="center"/>
          </w:tcPr>
          <w:p w14:paraId="047082DD"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Alta</w:t>
            </w:r>
          </w:p>
        </w:tc>
      </w:tr>
      <w:tr xmlns:wp14="http://schemas.microsoft.com/office/word/2010/wordml" w:rsidTr="6BCAD749" w14:paraId="6F341356" wp14:textId="77777777">
        <w:trPr>
          <w:trHeight w:val="315" w:hRule="atLeast"/>
        </w:trPr>
        <w:tc>
          <w:tcPr>
            <w:tcW w:w="987" w:type="dxa"/>
            <w:tcBorders/>
            <w:tcMar/>
            <w:vAlign w:val="center"/>
          </w:tcPr>
          <w:p w14:paraId="58AD7D11" wp14:textId="22D1457A">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RF-20</w:t>
            </w:r>
          </w:p>
        </w:tc>
        <w:tc>
          <w:tcPr>
            <w:tcW w:w="2006" w:type="dxa"/>
            <w:vMerge/>
            <w:tcBorders/>
            <w:tcMar/>
            <w:vAlign w:val="center"/>
          </w:tcPr>
          <w:p w14:paraId="34FF1C98"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tcMar/>
            <w:vAlign w:val="center"/>
          </w:tcPr>
          <w:p w14:paraId="2CE670A1"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registrar y actualizar el odontograma del paciente.</w:t>
            </w:r>
          </w:p>
        </w:tc>
        <w:tc>
          <w:tcPr>
            <w:tcW w:w="1387" w:type="dxa"/>
            <w:tcBorders/>
            <w:tcMar>
              <w:left w:w="45" w:type="dxa"/>
              <w:start w:w="45" w:type="dxa"/>
              <w:right w:w="45" w:type="dxa"/>
              <w:end w:w="45" w:type="dxa"/>
            </w:tcMar>
            <w:vAlign w:val="center"/>
          </w:tcPr>
          <w:p w14:paraId="27D861BA"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Alta</w:t>
            </w:r>
          </w:p>
        </w:tc>
      </w:tr>
      <w:tr xmlns:wp14="http://schemas.microsoft.com/office/word/2010/wordml" w:rsidTr="6BCAD749" w14:paraId="41BF084E" wp14:textId="77777777">
        <w:trPr>
          <w:trHeight w:val="315" w:hRule="atLeast"/>
        </w:trPr>
        <w:tc>
          <w:tcPr>
            <w:tcW w:w="987" w:type="dxa"/>
            <w:tcBorders/>
            <w:tcMar/>
            <w:vAlign w:val="center"/>
          </w:tcPr>
          <w:p w14:paraId="19AF3AC5" wp14:textId="7E4B235F">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RF-21</w:t>
            </w:r>
          </w:p>
        </w:tc>
        <w:tc>
          <w:tcPr>
            <w:tcW w:w="2006" w:type="dxa"/>
            <w:vMerge/>
            <w:tcBorders/>
            <w:tcMar/>
            <w:vAlign w:val="center"/>
          </w:tcPr>
          <w:p w14:paraId="6D072C0D"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tcMar/>
            <w:vAlign w:val="center"/>
          </w:tcPr>
          <w:p w14:paraId="76134AF7"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cargar y consultar las radiografías del paciente.</w:t>
            </w:r>
          </w:p>
        </w:tc>
        <w:tc>
          <w:tcPr>
            <w:tcW w:w="1387" w:type="dxa"/>
            <w:tcBorders/>
            <w:tcMar>
              <w:left w:w="45" w:type="dxa"/>
              <w:start w:w="45" w:type="dxa"/>
              <w:right w:w="45" w:type="dxa"/>
              <w:end w:w="45" w:type="dxa"/>
            </w:tcMar>
            <w:vAlign w:val="center"/>
          </w:tcPr>
          <w:p w14:paraId="237028E2"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Media</w:t>
            </w:r>
          </w:p>
        </w:tc>
      </w:tr>
      <w:tr xmlns:wp14="http://schemas.microsoft.com/office/word/2010/wordml" w:rsidTr="6BCAD749" w14:paraId="44D3C91A" wp14:textId="77777777">
        <w:trPr>
          <w:trHeight w:val="315" w:hRule="atLeast"/>
        </w:trPr>
        <w:tc>
          <w:tcPr>
            <w:tcW w:w="987" w:type="dxa"/>
            <w:tcBorders/>
            <w:tcMar/>
            <w:vAlign w:val="center"/>
          </w:tcPr>
          <w:p w14:paraId="2A18AF55" wp14:textId="3651EF41">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RF-22</w:t>
            </w:r>
          </w:p>
        </w:tc>
        <w:tc>
          <w:tcPr>
            <w:tcW w:w="2006" w:type="dxa"/>
            <w:vMerge/>
            <w:tcBorders/>
            <w:tcMar/>
            <w:vAlign w:val="center"/>
          </w:tcPr>
          <w:p w14:paraId="48A21919"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tcMar/>
            <w:vAlign w:val="center"/>
          </w:tcPr>
          <w:p w14:paraId="244CFF16"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 xml:space="preserve">El sistema debe permitir registrar el consentimiento informado del paciente </w:t>
            </w:r>
            <w:del w:id="9048" w:author="Revisión" w:date="2026-10-25T22:30:00Z">
              <w:r>
                <w:rPr>
                  <w:rFonts w:eastAsia="Times New Roman" w:cs="Times New Roman"/>
                  <w:kern w:val="0"/>
                  <w:sz w:val="24"/>
                  <w:szCs w:val="24"/>
                  <w:lang w:eastAsia="en-US" w:bidi="ar-SA"/>
                </w:rPr>
                <w:delText xml:space="preserve">con firma digital, asociado a su plan de tratamiento.</w:delText>
              </w:r>
            </w:del>
            <w:ins w:id="9049" w:author="Revisión" w:date="2026-10-25T22:30:00Z">
              <w:r>
                <w:rPr>
                  <w:rFonts w:eastAsia="Times New Roman" w:cs="Times New Roman"/>
                  <w:kern w:val="0"/>
                  <w:sz w:val="24"/>
                  <w:szCs w:val="24"/>
                  <w:lang w:eastAsia="en-US" w:bidi="ar-SA"/>
                </w:rPr>
                <w:t xml:space="preserve">asociado a su plan de tratamiento, con el nombre de quien lo firma y la fecha y hora del registro.</w:t>
              </w:r>
            </w:ins>
          </w:p>
        </w:tc>
        <w:tc>
          <w:tcPr>
            <w:tcW w:w="1387" w:type="dxa"/>
            <w:tcBorders/>
            <w:tcMar>
              <w:left w:w="45" w:type="dxa"/>
              <w:start w:w="45" w:type="dxa"/>
              <w:right w:w="45" w:type="dxa"/>
              <w:end w:w="45" w:type="dxa"/>
            </w:tcMar>
            <w:vAlign w:val="center"/>
          </w:tcPr>
          <w:p w14:paraId="33345349"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Alta</w:t>
            </w:r>
          </w:p>
        </w:tc>
      </w:tr>
      <w:tr xmlns:wp14="http://schemas.microsoft.com/office/word/2010/wordml" w:rsidTr="6BCAD749" w14:paraId="7D16BE62" wp14:textId="77777777">
        <w:trPr>
          <w:trHeight w:val="315" w:hRule="atLeast"/>
        </w:trPr>
        <w:tc>
          <w:tcPr>
            <w:tcW w:w="987" w:type="dxa"/>
            <w:tcBorders/>
            <w:tcMar/>
            <w:vAlign w:val="center"/>
          </w:tcPr>
          <w:p w14:paraId="25864C26" wp14:textId="67E95C97">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RF-23</w:t>
            </w:r>
          </w:p>
        </w:tc>
        <w:tc>
          <w:tcPr>
            <w:tcW w:w="2006" w:type="dxa"/>
            <w:vMerge/>
            <w:tcBorders/>
            <w:tcMar/>
            <w:vAlign w:val="center"/>
          </w:tcPr>
          <w:p w14:paraId="6BD18F9B"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tcMar/>
            <w:vAlign w:val="center"/>
          </w:tcPr>
          <w:p w14:paraId="6AD12AE9"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registrar los planes de tratamiento con sus procedimientos y hacer seguimiento al estado de cada procedimiento.</w:t>
            </w:r>
          </w:p>
        </w:tc>
        <w:tc>
          <w:tcPr>
            <w:tcW w:w="1387" w:type="dxa"/>
            <w:tcBorders/>
            <w:tcMar>
              <w:left w:w="45" w:type="dxa"/>
              <w:start w:w="45" w:type="dxa"/>
              <w:right w:w="45" w:type="dxa"/>
              <w:end w:w="45" w:type="dxa"/>
            </w:tcMar>
            <w:vAlign w:val="center"/>
          </w:tcPr>
          <w:p w14:paraId="238ACAE3"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Media</w:t>
            </w:r>
          </w:p>
        </w:tc>
      </w:tr>
      <w:tr xmlns:wp14="http://schemas.microsoft.com/office/word/2010/wordml" w:rsidTr="6BCAD749" w14:paraId="59479B4F" wp14:textId="77777777">
        <w:trPr>
          <w:trHeight w:val="315" w:hRule="atLeast"/>
        </w:trPr>
        <w:tc>
          <w:tcPr>
            <w:tcW w:w="987" w:type="dxa"/>
            <w:tcBorders/>
            <w:tcMar/>
            <w:vAlign w:val="center"/>
          </w:tcPr>
          <w:p w14:paraId="3509369E" wp14:textId="011117D3">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RF-24</w:t>
            </w:r>
          </w:p>
        </w:tc>
        <w:tc>
          <w:tcPr>
            <w:tcW w:w="2006" w:type="dxa"/>
            <w:vMerge w:val="restart"/>
            <w:tcBorders/>
            <w:tcMar/>
            <w:vAlign w:val="center"/>
          </w:tcPr>
          <w:p w14:paraId="77386AA0"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Inventario</w:t>
            </w:r>
          </w:p>
        </w:tc>
        <w:tc>
          <w:tcPr>
            <w:tcW w:w="4174" w:type="dxa"/>
            <w:tcBorders/>
            <w:tcMar/>
            <w:vAlign w:val="center"/>
          </w:tcPr>
          <w:p w14:paraId="3E3A6A1D"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registrar, consultar, modificar y desactivar los insumos del inventario, con sus existencias y su stock mínimo.</w:t>
            </w:r>
          </w:p>
        </w:tc>
        <w:tc>
          <w:tcPr>
            <w:tcW w:w="1387" w:type="dxa"/>
            <w:tcBorders/>
            <w:tcMar>
              <w:left w:w="45" w:type="dxa"/>
              <w:start w:w="45" w:type="dxa"/>
              <w:right w:w="45" w:type="dxa"/>
              <w:end w:w="45" w:type="dxa"/>
            </w:tcMar>
            <w:vAlign w:val="center"/>
          </w:tcPr>
          <w:p w14:paraId="0DEB0772"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Media</w:t>
            </w:r>
          </w:p>
        </w:tc>
      </w:tr>
      <w:tr xmlns:wp14="http://schemas.microsoft.com/office/word/2010/wordml" w:rsidTr="6BCAD749" w14:paraId="34D2503F" wp14:textId="77777777">
        <w:trPr>
          <w:trHeight w:val="315" w:hRule="atLeast"/>
        </w:trPr>
        <w:tc>
          <w:tcPr>
            <w:tcW w:w="987" w:type="dxa"/>
            <w:tcBorders/>
            <w:tcMar/>
            <w:vAlign w:val="center"/>
          </w:tcPr>
          <w:p w14:paraId="0A22230A" wp14:textId="4D4F6A89">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RF-25</w:t>
            </w:r>
          </w:p>
        </w:tc>
        <w:tc>
          <w:tcPr>
            <w:tcW w:w="2006" w:type="dxa"/>
            <w:vMerge/>
            <w:tcBorders/>
            <w:tcMar/>
            <w:vAlign w:val="center"/>
          </w:tcPr>
          <w:p w14:paraId="238601FE"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tcMar/>
            <w:vAlign w:val="center"/>
          </w:tcPr>
          <w:p w14:paraId="57DF91C8"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descontar del inventario los insumos utilizados cuando un procedimiento se marca como realizado.</w:t>
            </w:r>
          </w:p>
        </w:tc>
        <w:tc>
          <w:tcPr>
            <w:tcW w:w="1387" w:type="dxa"/>
            <w:tcBorders/>
            <w:tcMar>
              <w:left w:w="45" w:type="dxa"/>
              <w:start w:w="45" w:type="dxa"/>
              <w:right w:w="45" w:type="dxa"/>
              <w:end w:w="45" w:type="dxa"/>
            </w:tcMar>
            <w:vAlign w:val="center"/>
          </w:tcPr>
          <w:p w14:paraId="4081DF55"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Media</w:t>
            </w:r>
          </w:p>
        </w:tc>
      </w:tr>
      <w:tr xmlns:wp14="http://schemas.microsoft.com/office/word/2010/wordml" w:rsidTr="6BCAD749" w14:paraId="658772E0" wp14:textId="77777777">
        <w:trPr>
          <w:trHeight w:val="315" w:hRule="atLeast"/>
        </w:trPr>
        <w:tc>
          <w:tcPr>
            <w:tcW w:w="987" w:type="dxa"/>
            <w:tcBorders/>
            <w:tcMar/>
            <w:vAlign w:val="center"/>
          </w:tcPr>
          <w:p w14:paraId="3D5F9ED1" wp14:textId="75886BE0">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RF-26</w:t>
            </w:r>
          </w:p>
        </w:tc>
        <w:tc>
          <w:tcPr>
            <w:tcW w:w="2006" w:type="dxa"/>
            <w:tcBorders/>
            <w:tcMar/>
            <w:vAlign w:val="center"/>
          </w:tcPr>
          <w:p w14:paraId="60B1A754"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Laboratorio</w:t>
            </w:r>
          </w:p>
        </w:tc>
        <w:tc>
          <w:tcPr>
            <w:tcW w:w="4174" w:type="dxa"/>
            <w:tcBorders/>
            <w:tcMar/>
            <w:vAlign w:val="center"/>
          </w:tcPr>
          <w:p w14:paraId="05A42244"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registrar los trabajos de laboratorio asociados a un procedimiento y consultar su estado.</w:t>
            </w:r>
          </w:p>
        </w:tc>
        <w:tc>
          <w:tcPr>
            <w:tcW w:w="1387" w:type="dxa"/>
            <w:tcBorders/>
            <w:tcMar>
              <w:left w:w="45" w:type="dxa"/>
              <w:start w:w="45" w:type="dxa"/>
              <w:right w:w="45" w:type="dxa"/>
              <w:end w:w="45" w:type="dxa"/>
            </w:tcMar>
            <w:vAlign w:val="center"/>
          </w:tcPr>
          <w:p w14:paraId="41EE56B9"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Media</w:t>
            </w:r>
          </w:p>
        </w:tc>
      </w:tr>
      <w:tr xmlns:wp14="http://schemas.microsoft.com/office/word/2010/wordml" w:rsidTr="6BCAD749" w14:paraId="1813AF46" wp14:textId="77777777">
        <w:trPr>
          <w:trHeight w:val="315" w:hRule="atLeast"/>
        </w:trPr>
        <w:tc>
          <w:tcPr>
            <w:tcW w:w="987" w:type="dxa"/>
            <w:tcBorders/>
            <w:tcMar/>
            <w:vAlign w:val="center"/>
          </w:tcPr>
          <w:p w14:paraId="32E01588" wp14:textId="6CD35A21">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RF-27</w:t>
            </w:r>
          </w:p>
        </w:tc>
        <w:tc>
          <w:tcPr>
            <w:tcW w:w="2006" w:type="dxa"/>
            <w:vMerge w:val="restart"/>
            <w:tcBorders/>
            <w:tcMar/>
            <w:vAlign w:val="center"/>
          </w:tcPr>
          <w:p w14:paraId="28796AE1"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Facturación y cartera</w:t>
            </w:r>
          </w:p>
        </w:tc>
        <w:tc>
          <w:tcPr>
            <w:tcW w:w="4174" w:type="dxa"/>
            <w:tcBorders/>
            <w:tcMar/>
            <w:vAlign w:val="center"/>
          </w:tcPr>
          <w:p w14:paraId="2FC5D491"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generar facturas a partir de los procedimientos realizados y anularlas sin eliminarlas.</w:t>
            </w:r>
          </w:p>
        </w:tc>
        <w:tc>
          <w:tcPr>
            <w:tcW w:w="1387" w:type="dxa"/>
            <w:tcBorders/>
            <w:tcMar>
              <w:left w:w="45" w:type="dxa"/>
              <w:start w:w="45" w:type="dxa"/>
              <w:right w:w="45" w:type="dxa"/>
              <w:end w:w="45" w:type="dxa"/>
            </w:tcMar>
            <w:vAlign w:val="center"/>
          </w:tcPr>
          <w:p w14:paraId="7B59EF17"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Media</w:t>
            </w:r>
          </w:p>
        </w:tc>
      </w:tr>
      <w:tr xmlns:wp14="http://schemas.microsoft.com/office/word/2010/wordml" w:rsidTr="6BCAD749" w14:paraId="6B7459CD" wp14:textId="77777777">
        <w:trPr>
          <w:trHeight w:val="315" w:hRule="atLeast"/>
        </w:trPr>
        <w:tc>
          <w:tcPr>
            <w:tcW w:w="987" w:type="dxa"/>
            <w:tcBorders/>
            <w:tcMar/>
            <w:vAlign w:val="center"/>
          </w:tcPr>
          <w:p w14:paraId="39BA388C" wp14:textId="07AEDDEC">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RF-28</w:t>
            </w:r>
          </w:p>
        </w:tc>
        <w:tc>
          <w:tcPr>
            <w:tcW w:w="2006" w:type="dxa"/>
            <w:vMerge/>
            <w:tcBorders/>
            <w:tcMar/>
            <w:vAlign w:val="center"/>
          </w:tcPr>
          <w:p w14:paraId="0F3CABC7"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tcMar/>
            <w:vAlign w:val="center"/>
          </w:tcPr>
          <w:p w14:paraId="41BDF530"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registrar pagos totales o parciales con su medio de pago (efectivo, transferencia o tarjeta) y consultar el saldo pendiente de cada factura.</w:t>
            </w:r>
          </w:p>
        </w:tc>
        <w:tc>
          <w:tcPr>
            <w:tcW w:w="1387" w:type="dxa"/>
            <w:tcBorders/>
            <w:tcMar>
              <w:left w:w="45" w:type="dxa"/>
              <w:start w:w="45" w:type="dxa"/>
              <w:right w:w="45" w:type="dxa"/>
              <w:end w:w="45" w:type="dxa"/>
            </w:tcMar>
            <w:vAlign w:val="center"/>
          </w:tcPr>
          <w:p w14:paraId="7A67843D"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Media</w:t>
            </w:r>
          </w:p>
        </w:tc>
      </w:tr>
      <w:tr xmlns:wp14="http://schemas.microsoft.com/office/word/2010/wordml" w:rsidTr="6BCAD749" w14:paraId="23915BB0" wp14:textId="77777777">
        <w:trPr>
          <w:trHeight w:val="315" w:hRule="atLeast"/>
        </w:trPr>
        <w:tc>
          <w:tcPr>
            <w:tcW w:w="987" w:type="dxa"/>
            <w:tcBorders/>
            <w:tcMar/>
            <w:vAlign w:val="center"/>
          </w:tcPr>
          <w:p w14:paraId="46E62196" wp14:textId="0BF81BBC">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RF-29</w:t>
            </w:r>
          </w:p>
        </w:tc>
        <w:tc>
          <w:tcPr>
            <w:tcW w:w="2006" w:type="dxa"/>
            <w:vMerge/>
            <w:tcBorders/>
            <w:tcMar/>
            <w:vAlign w:val="center"/>
          </w:tcPr>
          <w:p w14:paraId="5B08B5D1"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tcMar/>
            <w:vAlign w:val="center"/>
          </w:tcPr>
          <w:p w14:paraId="10B86006"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generar el documento PDF de la factura.</w:t>
            </w:r>
          </w:p>
        </w:tc>
        <w:tc>
          <w:tcPr>
            <w:tcW w:w="1387" w:type="dxa"/>
            <w:tcBorders/>
            <w:tcMar>
              <w:left w:w="45" w:type="dxa"/>
              <w:start w:w="45" w:type="dxa"/>
              <w:right w:w="45" w:type="dxa"/>
              <w:end w:w="45" w:type="dxa"/>
            </w:tcMar>
            <w:vAlign w:val="center"/>
          </w:tcPr>
          <w:p w14:paraId="1BCE6D71"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Media</w:t>
            </w:r>
          </w:p>
        </w:tc>
      </w:tr>
      <w:tr xmlns:wp14="http://schemas.microsoft.com/office/word/2010/wordml" w:rsidTr="6BCAD749" w14:paraId="4C137F62" wp14:textId="77777777">
        <w:trPr>
          <w:trHeight w:val="315" w:hRule="atLeast"/>
        </w:trPr>
        <w:tc>
          <w:tcPr>
            <w:tcW w:w="987" w:type="dxa"/>
            <w:tcBorders/>
            <w:tcMar/>
            <w:vAlign w:val="center"/>
          </w:tcPr>
          <w:p w14:paraId="6D7C3EBB" wp14:textId="768239F4">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RF-30</w:t>
            </w:r>
          </w:p>
        </w:tc>
        <w:tc>
          <w:tcPr>
            <w:tcW w:w="2006" w:type="dxa"/>
            <w:vMerge w:val="restart"/>
            <w:tcBorders/>
            <w:tcMar/>
            <w:vAlign w:val="center"/>
          </w:tcPr>
          <w:p w14:paraId="394FF8C1"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Reportes y analítica</w:t>
            </w:r>
          </w:p>
        </w:tc>
        <w:tc>
          <w:tcPr>
            <w:tcW w:w="4174" w:type="dxa"/>
            <w:tcBorders/>
            <w:tcMar/>
            <w:vAlign w:val="center"/>
          </w:tcPr>
          <w:p w14:paraId="025567A8"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consultar reportes operativos sobre citas, atenciones y no asistencias.</w:t>
            </w:r>
          </w:p>
        </w:tc>
        <w:tc>
          <w:tcPr>
            <w:tcW w:w="1387" w:type="dxa"/>
            <w:tcBorders/>
            <w:tcMar>
              <w:left w:w="45" w:type="dxa"/>
              <w:start w:w="45" w:type="dxa"/>
              <w:right w:w="45" w:type="dxa"/>
              <w:end w:w="45" w:type="dxa"/>
            </w:tcMar>
            <w:vAlign w:val="center"/>
          </w:tcPr>
          <w:p w14:paraId="48B2E9C1"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Media</w:t>
            </w:r>
          </w:p>
        </w:tc>
      </w:tr>
      <w:tr xmlns:wp14="http://schemas.microsoft.com/office/word/2010/wordml" w:rsidTr="6BCAD749" w14:paraId="1AE8DF24" wp14:textId="77777777">
        <w:trPr>
          <w:trHeight w:val="315" w:hRule="atLeast"/>
        </w:trPr>
        <w:tc>
          <w:tcPr>
            <w:tcW w:w="987" w:type="dxa"/>
            <w:tcBorders/>
            <w:tcMar/>
            <w:vAlign w:val="center"/>
          </w:tcPr>
          <w:p w14:paraId="0A4B9AC4" wp14:textId="2091D276">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RF-31</w:t>
            </w:r>
          </w:p>
        </w:tc>
        <w:tc>
          <w:tcPr>
            <w:tcW w:w="2006" w:type="dxa"/>
            <w:vMerge/>
            <w:tcBorders/>
            <w:tcMar/>
            <w:vAlign w:val="center"/>
          </w:tcPr>
          <w:p w14:paraId="16DEB4AB"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tcMar/>
            <w:vAlign w:val="center"/>
          </w:tcPr>
          <w:p w14:paraId="783C96D9"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consultar reportes financieros sobre ingresos, pagos y saldos pendientes.</w:t>
            </w:r>
          </w:p>
        </w:tc>
        <w:tc>
          <w:tcPr>
            <w:tcW w:w="1387" w:type="dxa"/>
            <w:tcBorders/>
            <w:tcMar>
              <w:left w:w="45" w:type="dxa"/>
              <w:start w:w="45" w:type="dxa"/>
              <w:right w:w="45" w:type="dxa"/>
              <w:end w:w="45" w:type="dxa"/>
            </w:tcMar>
            <w:vAlign w:val="center"/>
          </w:tcPr>
          <w:p w14:paraId="5C43CE6E"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Media</w:t>
            </w:r>
          </w:p>
        </w:tc>
      </w:tr>
      <w:tr xmlns:wp14="http://schemas.microsoft.com/office/word/2010/wordml" w:rsidTr="6BCAD749" w14:paraId="5B059067" wp14:textId="77777777">
        <w:trPr>
          <w:trHeight w:val="315" w:hRule="atLeast"/>
        </w:trPr>
        <w:tc>
          <w:tcPr>
            <w:tcW w:w="987" w:type="dxa"/>
            <w:tcBorders/>
            <w:tcMar/>
            <w:vAlign w:val="center"/>
          </w:tcPr>
          <w:p w14:paraId="5D3B41FD" wp14:textId="2FC8F36C">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RF-32</w:t>
            </w:r>
          </w:p>
        </w:tc>
        <w:tc>
          <w:tcPr>
            <w:tcW w:w="2006" w:type="dxa"/>
            <w:vMerge/>
            <w:tcBorders/>
            <w:tcMar/>
            <w:vAlign w:val="center"/>
          </w:tcPr>
          <w:p w14:paraId="0AD9C6F4"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tcMar/>
            <w:vAlign w:val="center"/>
          </w:tcPr>
          <w:p w14:paraId="67F8A975"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mostrar un tablero con los indicadores principales de la operación del consultorio.</w:t>
            </w:r>
          </w:p>
        </w:tc>
        <w:tc>
          <w:tcPr>
            <w:tcW w:w="1387" w:type="dxa"/>
            <w:tcBorders/>
            <w:tcMar>
              <w:left w:w="45" w:type="dxa"/>
              <w:start w:w="45" w:type="dxa"/>
              <w:right w:w="45" w:type="dxa"/>
              <w:end w:w="45" w:type="dxa"/>
            </w:tcMar>
            <w:vAlign w:val="center"/>
          </w:tcPr>
          <w:p w14:paraId="403CE53A"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Media</w:t>
            </w:r>
          </w:p>
        </w:tc>
      </w:tr>
      <w:tr xmlns:wp14="http://schemas.microsoft.com/office/word/2010/wordml" w:rsidTr="6BCAD749" w14:paraId="40D4AC96" wp14:textId="77777777">
        <w:trPr>
          <w:trHeight w:val="315" w:hRule="atLeast"/>
        </w:trPr>
        <w:tc>
          <w:tcPr>
            <w:tcW w:w="987" w:type="dxa"/>
            <w:tcBorders/>
            <w:tcMar/>
            <w:vAlign w:val="center"/>
          </w:tcPr>
          <w:p w14:paraId="3F18BAA5" wp14:textId="542C919F">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RF-33</w:t>
            </w:r>
          </w:p>
        </w:tc>
        <w:tc>
          <w:tcPr>
            <w:tcW w:w="2006" w:type="dxa"/>
            <w:vMerge w:val="restart"/>
            <w:tcBorders/>
            <w:tcMar/>
            <w:vAlign w:val="center"/>
          </w:tcPr>
          <w:p w14:paraId="5D1B728A"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Comunicaciones</w:t>
            </w:r>
          </w:p>
        </w:tc>
        <w:tc>
          <w:tcPr>
            <w:tcW w:w="4174" w:type="dxa"/>
            <w:tcBorders/>
            <w:tcMar/>
            <w:vAlign w:val="center"/>
          </w:tcPr>
          <w:p w14:paraId="00782118"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gestionar las plantillas de los mensajes que se envían a los pacientes.</w:t>
            </w:r>
          </w:p>
        </w:tc>
        <w:tc>
          <w:tcPr>
            <w:tcW w:w="1387" w:type="dxa"/>
            <w:tcBorders/>
            <w:tcMar>
              <w:left w:w="45" w:type="dxa"/>
              <w:start w:w="45" w:type="dxa"/>
              <w:right w:w="45" w:type="dxa"/>
              <w:end w:w="45" w:type="dxa"/>
            </w:tcMar>
            <w:vAlign w:val="center"/>
          </w:tcPr>
          <w:p w14:paraId="33D6352F"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Media</w:t>
            </w:r>
          </w:p>
        </w:tc>
      </w:tr>
      <w:tr xmlns:wp14="http://schemas.microsoft.com/office/word/2010/wordml" w:rsidTr="6BCAD749" w14:paraId="001E0290" wp14:textId="77777777">
        <w:trPr>
          <w:trHeight w:val="315" w:hRule="atLeast"/>
        </w:trPr>
        <w:tc>
          <w:tcPr>
            <w:tcW w:w="987" w:type="dxa"/>
            <w:tcBorders/>
            <w:tcMar/>
            <w:vAlign w:val="center"/>
          </w:tcPr>
          <w:p w14:paraId="1F06517A" wp14:textId="6E948283">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RF-34</w:t>
            </w:r>
          </w:p>
        </w:tc>
        <w:tc>
          <w:tcPr>
            <w:tcW w:w="2006" w:type="dxa"/>
            <w:vMerge/>
            <w:tcBorders/>
            <w:tcMar/>
            <w:vAlign w:val="center"/>
          </w:tcPr>
          <w:p w14:paraId="4B1F511A"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tcMar/>
            <w:vAlign w:val="center"/>
          </w:tcPr>
          <w:p w14:paraId="78A9E76A"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enviar al paciente un mensaje de confirmación por WhatsApp cuando se agenda su cita.</w:t>
            </w:r>
          </w:p>
        </w:tc>
        <w:tc>
          <w:tcPr>
            <w:tcW w:w="1387" w:type="dxa"/>
            <w:tcBorders/>
            <w:tcMar>
              <w:left w:w="45" w:type="dxa"/>
              <w:start w:w="45" w:type="dxa"/>
              <w:right w:w="45" w:type="dxa"/>
              <w:end w:w="45" w:type="dxa"/>
            </w:tcMar>
            <w:vAlign w:val="center"/>
          </w:tcPr>
          <w:p w14:paraId="16B76ED0"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Alta</w:t>
            </w:r>
          </w:p>
        </w:tc>
      </w:tr>
      <w:tr xmlns:wp14="http://schemas.microsoft.com/office/word/2010/wordml" w:rsidTr="6BCAD749" w14:paraId="3D310930" wp14:textId="77777777">
        <w:trPr>
          <w:trHeight w:val="315" w:hRule="atLeast"/>
        </w:trPr>
        <w:tc>
          <w:tcPr>
            <w:tcW w:w="987" w:type="dxa"/>
            <w:tcBorders/>
            <w:tcMar/>
            <w:vAlign w:val="center"/>
          </w:tcPr>
          <w:p w14:paraId="24A819DC" wp14:textId="07B65621">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RF-35</w:t>
            </w:r>
          </w:p>
        </w:tc>
        <w:tc>
          <w:tcPr>
            <w:tcW w:w="2006" w:type="dxa"/>
            <w:vMerge/>
            <w:tcBorders/>
            <w:tcMar/>
            <w:vAlign w:val="center"/>
          </w:tcPr>
          <w:p w14:paraId="65F9C3DC"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tcMar/>
            <w:vAlign w:val="center"/>
          </w:tcPr>
          <w:p w14:paraId="45DE7AF7"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enviar al paciente un recordatorio automático por WhatsApp un día antes de su cita.</w:t>
            </w:r>
          </w:p>
        </w:tc>
        <w:tc>
          <w:tcPr>
            <w:tcW w:w="1387" w:type="dxa"/>
            <w:tcBorders/>
            <w:tcMar>
              <w:left w:w="45" w:type="dxa"/>
              <w:start w:w="45" w:type="dxa"/>
              <w:right w:w="45" w:type="dxa"/>
              <w:end w:w="45" w:type="dxa"/>
            </w:tcMar>
            <w:vAlign w:val="center"/>
          </w:tcPr>
          <w:p w14:paraId="2EC48756"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Alta</w:t>
            </w:r>
          </w:p>
        </w:tc>
      </w:tr>
      <w:tr xmlns:wp14="http://schemas.microsoft.com/office/word/2010/wordml" w:rsidTr="6BCAD749" w14:paraId="669A09F3" wp14:textId="77777777">
        <w:trPr>
          <w:trHeight w:val="315" w:hRule="atLeast"/>
        </w:trPr>
        <w:tc>
          <w:tcPr>
            <w:tcW w:w="987" w:type="dxa"/>
            <w:tcBorders/>
            <w:tcMar/>
            <w:vAlign w:val="center"/>
          </w:tcPr>
          <w:p w14:paraId="4CAEA388" wp14:textId="66FE4A60">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RF-36</w:t>
            </w:r>
          </w:p>
        </w:tc>
        <w:tc>
          <w:tcPr>
            <w:tcW w:w="2006" w:type="dxa"/>
            <w:vMerge/>
            <w:tcBorders/>
            <w:tcMar/>
            <w:vAlign w:val="center"/>
          </w:tcPr>
          <w:p w14:paraId="5023141B"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tcMar/>
            <w:vAlign w:val="center"/>
          </w:tcPr>
          <w:p w14:paraId="0056AEAE"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al paciente solicitar una cita por WhatsApp.</w:t>
            </w:r>
          </w:p>
        </w:tc>
        <w:tc>
          <w:tcPr>
            <w:tcW w:w="1387" w:type="dxa"/>
            <w:tcBorders/>
            <w:tcMar>
              <w:left w:w="45" w:type="dxa"/>
              <w:start w:w="45" w:type="dxa"/>
              <w:right w:w="45" w:type="dxa"/>
              <w:end w:w="45" w:type="dxa"/>
            </w:tcMar>
            <w:vAlign w:val="center"/>
          </w:tcPr>
          <w:p w14:paraId="16EB5A72"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Baja</w:t>
            </w:r>
          </w:p>
        </w:tc>
      </w:tr>
      <w:tr xmlns:wp14="http://schemas.microsoft.com/office/word/2010/wordml" w:rsidTr="6BCAD749" w14:paraId="3CB4717E" wp14:textId="77777777">
        <w:trPr>
          <w:trHeight w:val="315" w:hRule="atLeast"/>
        </w:trPr>
        <w:tc>
          <w:tcPr>
            <w:tcW w:w="987" w:type="dxa"/>
            <w:tcBorders/>
            <w:tcMar/>
            <w:vAlign w:val="center"/>
          </w:tcPr>
          <w:p w14:paraId="31AB1E2A" wp14:textId="5CEDF64E">
            <w:pPr>
              <w:pStyle w:val="Normal"/>
              <w:widowControl w:val="1"/>
              <w:suppressAutoHyphens w:val="true"/>
              <w:spacing w:before="0" w:after="0" w:line="240" w:lineRule="auto"/>
              <w:ind w:hanging="0"/>
              <w:jc w:val="center"/>
              <w:rPr>
                <w:rFonts w:ascii="Times New Roman" w:hAnsi="Times New Roman"/>
                <w:sz w:val="24"/>
                <w:szCs w:val="24"/>
              </w:rPr>
            </w:pPr>
            <w:r>
              <w:rPr>
                <w:rFonts w:eastAsia="Times New Roman" w:cs="Times New Roman"/>
                <w:b w:val="1"/>
                <w:bCs w:val="1"/>
                <w:kern w:val="0"/>
                <w:sz w:val="24"/>
                <w:szCs w:val="24"/>
                <w:lang w:eastAsia="en-US" w:bidi="ar-SA"/>
              </w:rPr>
              <w:t>RF-37</w:t>
            </w:r>
          </w:p>
        </w:tc>
        <w:tc>
          <w:tcPr>
            <w:tcW w:w="2006" w:type="dxa"/>
            <w:vMerge/>
            <w:tcBorders/>
            <w:tcMar/>
            <w:vAlign w:val="center"/>
          </w:tcPr>
          <w:p w14:paraId="1F3B1409"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4174" w:type="dxa"/>
            <w:tcBorders/>
            <w:tcMar/>
            <w:vAlign w:val="center"/>
          </w:tcPr>
          <w:p w14:paraId="239D65F3"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sistema debe permitir al paciente cancelar su cita por WhatsApp.</w:t>
            </w:r>
          </w:p>
        </w:tc>
        <w:tc>
          <w:tcPr>
            <w:tcW w:w="1387" w:type="dxa"/>
            <w:tcBorders/>
            <w:tcMar>
              <w:left w:w="45" w:type="dxa"/>
              <w:start w:w="45" w:type="dxa"/>
              <w:right w:w="45" w:type="dxa"/>
              <w:end w:w="45" w:type="dxa"/>
            </w:tcMar>
            <w:vAlign w:val="center"/>
          </w:tcPr>
          <w:p w14:paraId="7CE5B899"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Baja</w:t>
            </w:r>
          </w:p>
        </w:tc>
      </w:tr>
      <w:tr xmlns:wp14="http://schemas.microsoft.com/office/word/2010/wordml">
        <w:trPr>
          <w:trHeight w:val="315" w:hRule="atLeast"/>
          <w:ins w:id="9410" w:author="Revisión" w:date="2026-10-25T22:30:00Z"/>
        </w:trPr>
        <w:tc>
          <w:tcPr>
            <w:tcW w:w="987" w:type="dxa"/>
            <w:tcBorders/>
            <w:tcMar/>
            <w:vAlign w:val="center"/>
          </w:tcPr>
          <w:p>
            <w:pPr>
              <w:pStyle w:val="Normal"/>
              <w:widowControl w:val="1"/>
              <w:suppressAutoHyphens w:val="true"/>
              <w:spacing w:before="0" w:after="0" w:line="240" w:lineRule="auto"/>
              <w:ind w:hanging="0"/>
              <w:jc w:val="center"/>
              <w:rPr>
                <w:rFonts w:ascii="Times New Roman" w:hAnsi="Times New Roman"/>
                <w:sz w:val="24"/>
                <w:szCs w:val="24"/>
              </w:rPr>
            </w:pPr>
            <w:ins w:id="9411" w:author="Revisión" w:date="2026-10-25T22:30:00Z">
              <w:r>
                <w:rPr>
                  <w:rFonts w:eastAsia="Times New Roman" w:cs="Times New Roman"/>
                  <w:b w:val="1"/>
                  <w:bCs w:val="1"/>
                  <w:kern w:val="0"/>
                  <w:sz w:val="24"/>
                  <w:szCs w:val="24"/>
                  <w:lang w:eastAsia="en-US" w:bidi="ar-SA"/>
                </w:rPr>
                <w:t xml:space="preserve">RF-38</w:t>
              </w:r>
            </w:ins>
          </w:p>
        </w:tc>
        <w:tc>
          <w:tcPr>
            <w:tcW w:w="2006" w:type="dxa"/>
            <w:tcBorders/>
            <w:tcMar/>
            <w:vAlign w:val="center"/>
          </w:tcPr>
          <w:p>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ins w:id="9412" w:author="Revisión" w:date="2026-10-25T22:30:00Z">
              <w:r>
                <w:rPr>
                  <w:rFonts w:eastAsia="Times New Roman"/>
                  <w:sz w:val="24"/>
                  <w:szCs w:val="24"/>
                </w:rPr>
                <w:t xml:space="preserve">Documentación</w:t>
              </w:r>
            </w:ins>
          </w:p>
        </w:tc>
        <w:tc>
          <w:tcPr>
            <w:tcW w:w="4174" w:type="dxa"/>
            <w:tcBorders/>
            <w:tcMar/>
            <w:vAlign w:val="center"/>
          </w:tcPr>
          <w:p>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ins w:id="9413" w:author="Revisión" w:date="2026-10-25T22:30:00Z">
              <w:r>
                <w:rPr>
                  <w:rFonts w:eastAsia="Times New Roman" w:cs="Times New Roman"/>
                  <w:kern w:val="0"/>
                  <w:sz w:val="24"/>
                  <w:szCs w:val="24"/>
                  <w:lang w:eastAsia="en-US" w:bidi="ar-SA"/>
                </w:rPr>
                <w:t xml:space="preserve">El sistema debe ofrecer un módulo de documentación con la guía de uso de cada módulo, disponible para todos los roles.</w:t>
              </w:r>
            </w:ins>
          </w:p>
        </w:tc>
        <w:tc>
          <w:tcPr>
            <w:tcW w:w="1387" w:type="dxa"/>
            <w:tcBorders/>
            <w:tcMar>
              <w:left w:w="45" w:type="dxa"/>
              <w:start w:w="45" w:type="dxa"/>
              <w:right w:w="45" w:type="dxa"/>
              <w:end w:w="45" w:type="dxa"/>
            </w:tcMar>
            <w:vAlign w:val="center"/>
          </w:tcPr>
          <w:p>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ins w:id="9414" w:author="Revisión" w:date="2026-10-25T22:30:00Z">
              <w:r>
                <w:rPr>
                  <w:rFonts w:eastAsia="Times New Roman" w:cs="Times New Roman"/>
                  <w:kern w:val="0"/>
                  <w:sz w:val="24"/>
                  <w:szCs w:val="24"/>
                  <w:lang w:eastAsia="en-US" w:bidi="ar-SA"/>
                </w:rPr>
                <w:t xml:space="preserve">Baja</w:t>
              </w:r>
            </w:ins>
          </w:p>
        </w:tc>
      </w:tr>
    </w:tbl>
    <w:p xmlns:wp14="http://schemas.microsoft.com/office/word/2010/wordml" w:rsidP="6C2EBA1A" w14:paraId="75BB45E3" wp14:textId="138377E3">
      <w:pPr>
        <w:pStyle w:val="Normal"/>
        <w:ind w:hanging="0"/>
        <w:rPr>
          <w:rFonts w:ascii="Times New Roman" w:hAnsi="Times New Roman"/>
          <w:sz w:val="24"/>
          <w:szCs w:val="24"/>
        </w:rPr>
      </w:pPr>
      <w:r>
        <w:rPr>
          <w:rFonts w:eastAsia="Times New Roman"/>
          <w:i w:val="1"/>
          <w:iCs w:val="1"/>
          <w:sz w:val="24"/>
          <w:szCs w:val="24"/>
        </w:rPr>
        <w:t>Nota.</w:t>
      </w:r>
      <w:r>
        <w:rPr>
          <w:rFonts w:eastAsia="Times New Roman"/>
          <w:sz w:val="24"/>
          <w:szCs w:val="24"/>
        </w:rPr>
        <w:t xml:space="preserve"> Elaboración propia.</w:t>
      </w:r>
    </w:p>
    <w:p xmlns:wp14="http://schemas.microsoft.com/office/word/2010/wordml" w14:paraId="664355AD" wp14:textId="77777777">
      <w:pPr>
        <w:pStyle w:val="Normal"/>
        <w:rPr>
          <w:rFonts w:ascii="Times New Roman" w:hAnsi="Times New Roman" w:eastAsia="Times New Roman"/>
          <w:sz w:val="24"/>
          <w:szCs w:val="24"/>
          <w:lang w:val="es-CO"/>
        </w:rPr>
      </w:pPr>
      <w:r>
        <w:rPr>
          <w:rFonts w:eastAsia="Times New Roman"/>
          <w:sz w:val="24"/>
          <w:szCs w:val="24"/>
          <w:lang w:val="es-CO"/>
        </w:rPr>
      </w:r>
    </w:p>
    <w:p xmlns:wp14="http://schemas.microsoft.com/office/word/2010/wordml" w14:paraId="0BC395C7" wp14:textId="77777777">
      <w:pPr>
        <w:pStyle w:val="Heading3"/>
        <w:spacing w:before="0" w:after="0"/>
        <w:rPr>
          <w:rFonts w:ascii="Times New Roman" w:hAnsi="Times New Roman"/>
          <w:sz w:val="24"/>
          <w:szCs w:val="24"/>
        </w:rPr>
      </w:pPr>
      <w:bookmarkStart w:name="__RefHeading___Toc10933_794851070" w:id="99"/>
      <w:bookmarkStart w:name="_Toc1102198004" w:id="100"/>
      <w:bookmarkStart w:name="bm_4_1_2_Requerimientos_no_funcionales_1" w:id="101"/>
      <w:bookmarkStart w:name="_Toc1216488893" w:id="102"/>
      <w:bookmarkEnd w:id="99"/>
      <w:bookmarkEnd w:id="100"/>
      <w:bookmarkEnd w:id="101"/>
      <w:bookmarkEnd w:id="102"/>
      <w:bookmarkStart w:name="_Toc959488539" w:id="635967292"/>
      <w:r>
        <w:rPr>
          <w:rFonts w:eastAsia="Times New Roman"/>
          <w:sz w:val="24"/>
          <w:szCs w:val="24"/>
        </w:rPr>
        <w:t>3.6.2 Requerimientos No Funcionales</w:t>
      </w:r>
      <w:bookmarkEnd w:id="635967292"/>
    </w:p>
    <w:p xmlns:wp14="http://schemas.microsoft.com/office/word/2010/wordml" w14:paraId="6D8A04DD" wp14:textId="77777777">
      <w:pPr>
        <w:pStyle w:val="Caption"/>
        <w:keepNext w:val="true"/>
        <w:spacing w:before="240" w:after="0" w:line="480" w:lineRule="auto"/>
        <w:ind w:hanging="0"/>
        <w:jc w:val="start"/>
        <w:rPr>
          <w:rFonts w:ascii="Times New Roman" w:hAnsi="Times New Roman"/>
          <w:sz w:val="24"/>
          <w:szCs w:val="24"/>
        </w:rPr>
      </w:pPr>
      <w:bookmarkStart w:name="_Toc231036766" w:id="103"/>
      <w:bookmarkStart w:name="bm_Tabla_2_Requerimientos_no_funcional_1" w:id="104"/>
      <w:bookmarkEnd w:id="103"/>
      <w:bookmarkEnd w:id="104"/>
      <w:r>
        <w:rPr>
          <w:rFonts w:eastAsia="Times New Roman"/>
          <w:b/>
          <w:bCs/>
          <w:sz w:val="24"/>
          <w:szCs w:val="24"/>
        </w:rPr>
        <w:t>Tabla 3</w:t>
      </w:r>
    </w:p>
    <w:p xmlns:wp14="http://schemas.microsoft.com/office/word/2010/wordml" w14:paraId="2286F88E" wp14:textId="77777777">
      <w:pPr>
        <w:pStyle w:val="Caption"/>
        <w:keepNext w:val="true"/>
        <w:spacing w:before="0" w:after="0" w:line="480" w:lineRule="auto"/>
        <w:ind w:hanging="0"/>
        <w:jc w:val="start"/>
        <w:rPr>
          <w:rFonts w:ascii="Times New Roman" w:hAnsi="Times New Roman"/>
          <w:sz w:val="24"/>
          <w:szCs w:val="24"/>
        </w:rPr>
      </w:pPr>
      <w:r>
        <w:rPr>
          <w:rFonts w:eastAsia="Times New Roman"/>
          <w:i/>
          <w:iCs/>
          <w:sz w:val="24"/>
          <w:szCs w:val="24"/>
        </w:rPr>
        <w:t>Requerimientos no funcionales</w:t>
      </w:r>
    </w:p>
    <w:tbl>
      <w:tblPr>
        <w:tblStyle w:val="Tablaconcuadrcula"/>
        <w:tblW w:w="8514" w:type="dxa"/>
        <w:jc w:val="start"/>
        <w:tblInd w:w="713" w:type="dxa"/>
        <w:tblLayout w:type="fixed"/>
        <w:tblCellMar>
          <w:top w:w="30" w:type="dxa"/>
          <w:start w:w="120" w:type="dxa"/>
          <w:bottom w:w="30" w:type="dxa"/>
          <w:end w:w="120" w:type="dxa"/>
        </w:tblCellMar>
        <w:tblLook w:val="06A0" w:firstRow="1" w:lastRow="0" w:firstColumn="1" w:lastColumn="0" w:noHBand="1" w:noVBand="1"/>
      </w:tblPr>
      <w:tblGrid>
        <w:gridCol w:w="1059"/>
        <w:gridCol w:w="1771"/>
        <w:gridCol w:w="4423"/>
        <w:gridCol w:w="1261"/>
      </w:tblGrid>
      <w:tr xmlns:wp14="http://schemas.microsoft.com/office/word/2010/wordml" w:rsidTr="6C2EBA1A" w14:paraId="60F5EBD2" wp14:textId="77777777">
        <w:trPr>
          <w:trHeight w:val="315" w:hRule="atLeast"/>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59" w:type="dxa"/>
            <w:tcBorders>
              <w:end w:val="nil"/>
            </w:tcBorders>
            <w:tcMar/>
            <w:vAlign w:val="center"/>
          </w:tcPr>
          <w:p w14:paraId="21F7E317" wp14:textId="77777777">
            <w:pPr>
              <w:pStyle w:val="Normal"/>
              <w:widowControl/>
              <w:suppressAutoHyphens w:val="true"/>
              <w:spacing w:before="0" w:after="0" w:line="240" w:lineRule="auto"/>
              <w:ind w:hanging="0"/>
              <w:jc w:val="center"/>
              <w:rPr>
                <w:rFonts w:ascii="Times New Roman" w:hAnsi="Times New Roman"/>
                <w:b/>
                <w:bCs/>
                <w:i/>
                <w:sz w:val="24"/>
                <w:szCs w:val="24"/>
              </w:rPr>
            </w:pPr>
            <w:r>
              <w:rPr>
                <w:rFonts w:eastAsia="Times New Roman" w:cs="Times New Roman"/>
                <w:b/>
                <w:bCs/>
                <w:i/>
                <w:iCs/>
                <w:color w:val="000000" w:themeColor="text1"/>
                <w:kern w:val="0"/>
                <w:sz w:val="24"/>
                <w:szCs w:val="24"/>
                <w:lang w:eastAsia="es-ES" w:bidi="ar-SA"/>
              </w:rPr>
              <w:t>ID</w:t>
            </w:r>
          </w:p>
        </w:tc>
        <w:tc>
          <w:tcPr>
            <w:cnfStyle w:val="000000000000" w:firstRow="0" w:lastRow="0" w:firstColumn="0" w:lastColumn="0" w:oddVBand="0" w:evenVBand="0" w:oddHBand="0" w:evenHBand="0" w:firstRowFirstColumn="0" w:firstRowLastColumn="0" w:lastRowFirstColumn="0" w:lastRowLastColumn="0"/>
            <w:tcW w:w="1771" w:type="dxa"/>
            <w:tcBorders>
              <w:start w:val="nil"/>
              <w:end w:val="nil"/>
            </w:tcBorders>
            <w:tcMar/>
            <w:vAlign w:val="center"/>
          </w:tcPr>
          <w:p w14:paraId="3E476BBA" wp14:textId="77777777">
            <w:pPr>
              <w:pStyle w:val="Normal"/>
              <w:widowControl/>
              <w:suppressAutoHyphens w:val="true"/>
              <w:spacing w:before="0" w:after="0" w:line="240" w:lineRule="auto"/>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val="000000" w:themeColor="text1"/>
                <w:kern w:val="0"/>
                <w:sz w:val="24"/>
                <w:szCs w:val="24"/>
                <w:lang w:eastAsia="es-ES" w:bidi="ar-SA"/>
              </w:rPr>
              <w:t>Módulo</w:t>
            </w:r>
          </w:p>
        </w:tc>
        <w:tc>
          <w:tcPr>
            <w:cnfStyle w:val="000000000000" w:firstRow="0" w:lastRow="0" w:firstColumn="0" w:lastColumn="0" w:oddVBand="0" w:evenVBand="0" w:oddHBand="0" w:evenHBand="0" w:firstRowFirstColumn="0" w:firstRowLastColumn="0" w:lastRowFirstColumn="0" w:lastRowLastColumn="0"/>
            <w:tcW w:w="4423" w:type="dxa"/>
            <w:tcBorders>
              <w:start w:val="nil"/>
              <w:end w:val="nil"/>
            </w:tcBorders>
            <w:tcMar/>
            <w:vAlign w:val="center"/>
          </w:tcPr>
          <w:p w14:paraId="7551550D" wp14:textId="77777777">
            <w:pPr>
              <w:pStyle w:val="Normal"/>
              <w:widowControl/>
              <w:suppressAutoHyphens w:val="true"/>
              <w:spacing w:before="0" w:after="0" w:line="240" w:lineRule="auto"/>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val="000000" w:themeColor="text1"/>
                <w:kern w:val="0"/>
                <w:sz w:val="24"/>
                <w:szCs w:val="24"/>
                <w:lang w:eastAsia="es-ES" w:bidi="ar-SA"/>
              </w:rPr>
              <w:t>Descripción</w:t>
            </w:r>
          </w:p>
        </w:tc>
        <w:tc>
          <w:tcPr>
            <w:cnfStyle w:val="000000000000" w:firstRow="0" w:lastRow="0" w:firstColumn="0" w:lastColumn="0" w:oddVBand="0" w:evenVBand="0" w:oddHBand="0" w:evenHBand="0" w:firstRowFirstColumn="0" w:firstRowLastColumn="0" w:lastRowFirstColumn="0" w:lastRowLastColumn="0"/>
            <w:tcW w:w="1261" w:type="dxa"/>
            <w:tcBorders>
              <w:start w:val="nil"/>
            </w:tcBorders>
            <w:tcMar/>
            <w:vAlign w:val="center"/>
          </w:tcPr>
          <w:p w14:paraId="39C3636F" wp14:textId="77777777">
            <w:pPr>
              <w:pStyle w:val="Normal"/>
              <w:widowControl/>
              <w:suppressAutoHyphens w:val="true"/>
              <w:spacing w:before="0" w:after="0" w:line="240" w:lineRule="auto"/>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val="000000" w:themeColor="text1"/>
                <w:kern w:val="0"/>
                <w:sz w:val="24"/>
                <w:szCs w:val="24"/>
                <w:lang w:eastAsia="es-ES" w:bidi="ar-SA"/>
              </w:rPr>
              <w:t>Prioridad</w:t>
            </w:r>
          </w:p>
        </w:tc>
      </w:tr>
      <w:tr xmlns:wp14="http://schemas.microsoft.com/office/word/2010/wordml" w:rsidTr="6C2EBA1A" w14:paraId="192479E6" wp14:textId="77777777">
        <w:trPr>
          <w:trHeight w:val="315" w:hRule="atLeast"/>
        </w:trPr>
        <w:tc>
          <w:tcPr>
            <w:cnfStyle w:val="001000000000" w:firstRow="0" w:lastRow="0" w:firstColumn="1" w:lastColumn="0" w:oddVBand="0" w:evenVBand="0" w:oddHBand="0" w:evenHBand="0" w:firstRowFirstColumn="0" w:firstRowLastColumn="0" w:lastRowFirstColumn="0" w:lastRowLastColumn="0"/>
            <w:tcW w:w="1059" w:type="dxa"/>
            <w:tcBorders>
              <w:end w:val="nil"/>
            </w:tcBorders>
            <w:tcMar/>
            <w:vAlign w:val="center"/>
          </w:tcPr>
          <w:p w:rsidP="6BCAD749" w14:paraId="714C42A2" wp14:textId="25C4383F">
            <w:pPr>
              <w:pStyle w:val="Normal"/>
              <w:widowControl w:val="1"/>
              <w:suppressAutoHyphens w:val="true"/>
              <w:spacing w:before="0" w:after="0" w:line="240" w:lineRule="auto"/>
              <w:ind w:hanging="0"/>
              <w:jc w:val="center"/>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RNF-01</w:t>
            </w:r>
          </w:p>
        </w:tc>
        <w:tc>
          <w:tcPr>
            <w:cnfStyle w:val="000000000000" w:firstRow="0" w:lastRow="0" w:firstColumn="0" w:lastColumn="0" w:oddVBand="0" w:evenVBand="0" w:oddHBand="0" w:evenHBand="0" w:firstRowFirstColumn="0" w:firstRowLastColumn="0" w:lastRowFirstColumn="0" w:lastRowLastColumn="0"/>
            <w:tcW w:w="1771" w:type="dxa"/>
            <w:vMerge w:val="restart"/>
            <w:tcBorders/>
            <w:tcMar/>
            <w:vAlign w:val="center"/>
          </w:tcPr>
          <w:p w14:paraId="53F6D1C4"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Seguridad</w:t>
            </w:r>
          </w:p>
          <w:p w14:paraId="1A965116" wp14:textId="77777777">
            <w:pPr>
              <w:pStyle w:val="Normal"/>
              <w:widowControl/>
              <w:suppressAutoHyphens w:val="true"/>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themeColor="text1"/>
                <w:sz w:val="24"/>
                <w:szCs w:val="24"/>
              </w:rPr>
            </w:pPr>
            <w:r>
              <w:rPr>
                <w:rFonts w:eastAsia="Times New Roman"/>
                <w:color w:val="000000" w:themeColor="text1"/>
                <w:sz w:val="24"/>
                <w:szCs w:val="24"/>
              </w:rPr>
            </w:r>
          </w:p>
        </w:tc>
        <w:tc>
          <w:tcPr>
            <w:cnfStyle w:val="000000000000" w:firstRow="0" w:lastRow="0" w:firstColumn="0" w:lastColumn="0" w:oddVBand="0" w:evenVBand="0" w:oddHBand="0" w:evenHBand="0" w:firstRowFirstColumn="0" w:firstRowLastColumn="0" w:lastRowFirstColumn="0" w:lastRowLastColumn="0"/>
            <w:tcW w:w="4423" w:type="dxa"/>
            <w:tcBorders/>
            <w:tcMar/>
            <w:vAlign w:val="center"/>
          </w:tcPr>
          <w:p w14:paraId="5D316C4F"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sistema debe requerir autenticación para el acceso a las funcionalidades internas.</w:t>
            </w:r>
          </w:p>
        </w:tc>
        <w:tc>
          <w:tcPr>
            <w:cnfStyle w:val="000000000000" w:firstRow="0" w:lastRow="0" w:firstColumn="0" w:lastColumn="0" w:oddVBand="0" w:evenVBand="0" w:oddHBand="0" w:evenHBand="0" w:firstRowFirstColumn="0" w:firstRowLastColumn="0" w:lastRowFirstColumn="0" w:lastRowLastColumn="0"/>
            <w:tcW w:w="1261" w:type="dxa"/>
            <w:tcBorders/>
            <w:tcMar>
              <w:left w:w="45" w:type="dxa"/>
              <w:start w:w="45" w:type="dxa"/>
              <w:right w:w="45" w:type="dxa"/>
              <w:end w:w="45" w:type="dxa"/>
            </w:tcMar>
            <w:vAlign w:val="center"/>
          </w:tcPr>
          <w:p w14:paraId="599AFF07"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Alta</w:t>
            </w:r>
          </w:p>
        </w:tc>
      </w:tr>
      <w:tr xmlns:wp14="http://schemas.microsoft.com/office/word/2010/wordml" w:rsidTr="6C2EBA1A" w14:paraId="19A39469" wp14:textId="77777777">
        <w:trPr>
          <w:trHeight w:val="315" w:hRule="atLeast"/>
        </w:trPr>
        <w:tc>
          <w:tcPr>
            <w:cnfStyle w:val="001000000000" w:firstRow="0" w:lastRow="0" w:firstColumn="1" w:lastColumn="0" w:oddVBand="0" w:evenVBand="0" w:oddHBand="0" w:evenHBand="0" w:firstRowFirstColumn="0" w:firstRowLastColumn="0" w:lastRowFirstColumn="0" w:lastRowLastColumn="0"/>
            <w:tcW w:w="1059" w:type="dxa"/>
            <w:tcBorders>
              <w:end w:val="nil"/>
            </w:tcBorders>
            <w:tcMar/>
            <w:vAlign w:val="center"/>
          </w:tcPr>
          <w:p w:rsidP="6BCAD749" w14:paraId="16204CA1" wp14:textId="6DE80B15">
            <w:pPr>
              <w:pStyle w:val="Normal"/>
              <w:widowControl w:val="1"/>
              <w:suppressAutoHyphens w:val="true"/>
              <w:spacing w:before="0" w:after="0" w:line="240" w:lineRule="auto"/>
              <w:ind w:hanging="0"/>
              <w:jc w:val="center"/>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RNF-02</w:t>
            </w:r>
          </w:p>
        </w:tc>
        <w:tc>
          <w:tcPr>
            <w:tcW w:w="1771" w:type="dxa"/>
            <w:vMerge/>
            <w:tcBorders/>
            <w:tcMar/>
            <w:vAlign w:val="center"/>
          </w:tcPr>
          <w:p w14:paraId="7DF4E37C" wp14:textId="77777777">
            <w:pPr>
              <w:pStyle w:val="Normal"/>
              <w:widowControl/>
              <w:suppressAutoHyphens w:val="true"/>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cnfStyle w:val="000000000000" w:firstRow="0" w:lastRow="0" w:firstColumn="0" w:lastColumn="0" w:oddVBand="0" w:evenVBand="0" w:oddHBand="0" w:evenHBand="0" w:firstRowFirstColumn="0" w:firstRowLastColumn="0" w:lastRowFirstColumn="0" w:lastRowLastColumn="0"/>
            <w:tcW w:w="4423" w:type="dxa"/>
            <w:tcBorders/>
            <w:tcMar/>
            <w:vAlign w:val="center"/>
          </w:tcPr>
          <w:p w14:paraId="6B42EEBC"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sistema debe implementar control de acceso basado en roles.</w:t>
            </w:r>
          </w:p>
        </w:tc>
        <w:tc>
          <w:tcPr>
            <w:cnfStyle w:val="000000000000" w:firstRow="0" w:lastRow="0" w:firstColumn="0" w:lastColumn="0" w:oddVBand="0" w:evenVBand="0" w:oddHBand="0" w:evenHBand="0" w:firstRowFirstColumn="0" w:firstRowLastColumn="0" w:lastRowFirstColumn="0" w:lastRowLastColumn="0"/>
            <w:tcW w:w="1261" w:type="dxa"/>
            <w:tcBorders/>
            <w:tcMar>
              <w:left w:w="45" w:type="dxa"/>
              <w:start w:w="45" w:type="dxa"/>
              <w:right w:w="45" w:type="dxa"/>
              <w:end w:w="45" w:type="dxa"/>
            </w:tcMar>
            <w:vAlign w:val="center"/>
          </w:tcPr>
          <w:p w14:paraId="3579F720"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Alta</w:t>
            </w:r>
          </w:p>
        </w:tc>
      </w:tr>
      <w:tr xmlns:wp14="http://schemas.microsoft.com/office/word/2010/wordml" w:rsidTr="6C2EBA1A" w14:paraId="14064620" wp14:textId="77777777">
        <w:trPr>
          <w:trHeight w:val="315" w:hRule="atLeast"/>
        </w:trPr>
        <w:tc>
          <w:tcPr>
            <w:cnfStyle w:val="001000000000" w:firstRow="0" w:lastRow="0" w:firstColumn="1" w:lastColumn="0" w:oddVBand="0" w:evenVBand="0" w:oddHBand="0" w:evenHBand="0" w:firstRowFirstColumn="0" w:firstRowLastColumn="0" w:lastRowFirstColumn="0" w:lastRowLastColumn="0"/>
            <w:tcW w:w="1059" w:type="dxa"/>
            <w:tcBorders>
              <w:end w:val="nil"/>
            </w:tcBorders>
            <w:tcMar/>
            <w:vAlign w:val="center"/>
          </w:tcPr>
          <w:p w:rsidP="6BCAD749" w14:paraId="44C0CF7C" wp14:textId="68C03416">
            <w:pPr>
              <w:pStyle w:val="Normal"/>
              <w:widowControl w:val="1"/>
              <w:suppressAutoHyphens w:val="true"/>
              <w:spacing w:before="0" w:after="0" w:line="240" w:lineRule="auto"/>
              <w:ind w:hanging="0"/>
              <w:jc w:val="center"/>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RNF-03</w:t>
            </w:r>
          </w:p>
        </w:tc>
        <w:tc>
          <w:tcPr>
            <w:tcW w:w="1771" w:type="dxa"/>
            <w:vMerge/>
            <w:tcBorders/>
            <w:tcMar/>
            <w:vAlign w:val="center"/>
          </w:tcPr>
          <w:p w14:paraId="44FB30F8" wp14:textId="77777777">
            <w:pPr>
              <w:pStyle w:val="Normal"/>
              <w:widowControl/>
              <w:suppressAutoHyphens w:val="true"/>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cnfStyle w:val="000000000000" w:firstRow="0" w:lastRow="0" w:firstColumn="0" w:lastColumn="0" w:oddVBand="0" w:evenVBand="0" w:oddHBand="0" w:evenHBand="0" w:firstRowFirstColumn="0" w:firstRowLastColumn="0" w:lastRowFirstColumn="0" w:lastRowLastColumn="0"/>
            <w:tcW w:w="4423" w:type="dxa"/>
            <w:tcBorders/>
            <w:tcMar/>
            <w:vAlign w:val="center"/>
          </w:tcPr>
          <w:p w14:paraId="21A28B32"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sistema debe invalidar el acceso cuando el token de autenticación caduque.</w:t>
            </w:r>
          </w:p>
        </w:tc>
        <w:tc>
          <w:tcPr>
            <w:cnfStyle w:val="000000000000" w:firstRow="0" w:lastRow="0" w:firstColumn="0" w:lastColumn="0" w:oddVBand="0" w:evenVBand="0" w:oddHBand="0" w:evenHBand="0" w:firstRowFirstColumn="0" w:firstRowLastColumn="0" w:lastRowFirstColumn="0" w:lastRowLastColumn="0"/>
            <w:tcW w:w="1261" w:type="dxa"/>
            <w:tcBorders/>
            <w:tcMar>
              <w:left w:w="45" w:type="dxa"/>
              <w:start w:w="45" w:type="dxa"/>
              <w:right w:w="45" w:type="dxa"/>
              <w:end w:w="45" w:type="dxa"/>
            </w:tcMar>
            <w:vAlign w:val="center"/>
          </w:tcPr>
          <w:p w14:paraId="491C3EAF"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Alta</w:t>
            </w:r>
          </w:p>
          <w:p w14:paraId="1DA6542E" wp14:textId="77777777">
            <w:pPr>
              <w:pStyle w:val="Normal"/>
              <w:widowControl/>
              <w:suppressAutoHyphens w:val="true"/>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themeColor="text1"/>
                <w:sz w:val="24"/>
                <w:szCs w:val="24"/>
              </w:rPr>
            </w:pPr>
            <w:r>
              <w:rPr>
                <w:rFonts w:eastAsia="Times New Roman"/>
                <w:color w:val="000000" w:themeColor="text1"/>
                <w:sz w:val="24"/>
                <w:szCs w:val="24"/>
              </w:rPr>
            </w:r>
          </w:p>
        </w:tc>
      </w:tr>
      <w:tr xmlns:wp14="http://schemas.microsoft.com/office/word/2010/wordml" w:rsidTr="6C2EBA1A" w14:paraId="74459FD3" wp14:textId="77777777">
        <w:trPr>
          <w:trHeight w:val="315" w:hRule="atLeast"/>
        </w:trPr>
        <w:tc>
          <w:tcPr>
            <w:cnfStyle w:val="001000000000" w:firstRow="0" w:lastRow="0" w:firstColumn="1" w:lastColumn="0" w:oddVBand="0" w:evenVBand="0" w:oddHBand="0" w:evenHBand="0" w:firstRowFirstColumn="0" w:firstRowLastColumn="0" w:lastRowFirstColumn="0" w:lastRowLastColumn="0"/>
            <w:tcW w:w="1059" w:type="dxa"/>
            <w:tcBorders>
              <w:end w:val="nil"/>
            </w:tcBorders>
            <w:tcMar/>
            <w:vAlign w:val="center"/>
          </w:tcPr>
          <w:p w:rsidP="6BCAD749" w14:paraId="7750912E" wp14:textId="0F8CC1C2">
            <w:pPr>
              <w:pStyle w:val="Normal"/>
              <w:widowControl w:val="1"/>
              <w:suppressAutoHyphens w:val="true"/>
              <w:spacing w:before="0" w:after="0" w:line="240" w:lineRule="auto"/>
              <w:ind w:hanging="0"/>
              <w:jc w:val="center"/>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RNF-04</w:t>
            </w:r>
          </w:p>
        </w:tc>
        <w:tc>
          <w:tcPr>
            <w:tcW w:w="1771" w:type="dxa"/>
            <w:vMerge/>
            <w:tcBorders/>
            <w:tcMar/>
            <w:vAlign w:val="center"/>
          </w:tcPr>
          <w:p w14:paraId="3041E394"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cnfStyle w:val="000000000000" w:firstRow="0" w:lastRow="0" w:firstColumn="0" w:lastColumn="0" w:oddVBand="0" w:evenVBand="0" w:oddHBand="0" w:evenHBand="0" w:firstRowFirstColumn="0" w:firstRowLastColumn="0" w:lastRowFirstColumn="0" w:lastRowLastColumn="0"/>
            <w:tcW w:w="4423" w:type="dxa"/>
            <w:tcBorders/>
            <w:tcMar/>
            <w:vAlign w:val="center"/>
          </w:tcPr>
          <w:p w14:paraId="72EEFEB4"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sistema debe restringir el acceso a la historia clínica únicamente a usuarios autorizados.</w:t>
            </w:r>
          </w:p>
        </w:tc>
        <w:tc>
          <w:tcPr>
            <w:cnfStyle w:val="000000000000" w:firstRow="0" w:lastRow="0" w:firstColumn="0" w:lastColumn="0" w:oddVBand="0" w:evenVBand="0" w:oddHBand="0" w:evenHBand="0" w:firstRowFirstColumn="0" w:firstRowLastColumn="0" w:lastRowFirstColumn="0" w:lastRowLastColumn="0"/>
            <w:tcW w:w="1261" w:type="dxa"/>
            <w:tcBorders/>
            <w:tcMar>
              <w:left w:w="45" w:type="dxa"/>
              <w:start w:w="45" w:type="dxa"/>
              <w:right w:w="45" w:type="dxa"/>
              <w:end w:w="45" w:type="dxa"/>
            </w:tcMar>
            <w:vAlign w:val="center"/>
          </w:tcPr>
          <w:p w14:paraId="3BEF3176"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Alta</w:t>
            </w:r>
          </w:p>
        </w:tc>
      </w:tr>
      <w:tr xmlns:wp14="http://schemas.microsoft.com/office/word/2010/wordml" w:rsidTr="6C2EBA1A" w14:paraId="608A8D53" wp14:textId="77777777">
        <w:trPr>
          <w:trHeight w:val="315" w:hRule="atLeast"/>
        </w:trPr>
        <w:tc>
          <w:tcPr>
            <w:cnfStyle w:val="001000000000" w:firstRow="0" w:lastRow="0" w:firstColumn="1" w:lastColumn="0" w:oddVBand="0" w:evenVBand="0" w:oddHBand="0" w:evenHBand="0" w:firstRowFirstColumn="0" w:firstRowLastColumn="0" w:lastRowFirstColumn="0" w:lastRowLastColumn="0"/>
            <w:tcW w:w="1059" w:type="dxa"/>
            <w:tcBorders>
              <w:end w:val="nil"/>
            </w:tcBorders>
            <w:tcMar/>
            <w:vAlign w:val="center"/>
          </w:tcPr>
          <w:p w:rsidP="6BCAD749" w14:paraId="4AB22A3B" wp14:textId="3A778AB2">
            <w:pPr>
              <w:pStyle w:val="Normal"/>
              <w:widowControl w:val="1"/>
              <w:suppressAutoHyphens w:val="true"/>
              <w:spacing w:before="0" w:after="0" w:line="240" w:lineRule="auto"/>
              <w:ind w:hanging="0"/>
              <w:jc w:val="center"/>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RNF-05</w:t>
            </w:r>
          </w:p>
        </w:tc>
        <w:tc>
          <w:tcPr>
            <w:cnfStyle w:val="000000000000" w:firstRow="0" w:lastRow="0" w:firstColumn="0" w:lastColumn="0" w:oddVBand="0" w:evenVBand="0" w:oddHBand="0" w:evenHBand="0" w:firstRowFirstColumn="0" w:firstRowLastColumn="0" w:lastRowFirstColumn="0" w:lastRowLastColumn="0"/>
            <w:tcW w:w="1771" w:type="dxa"/>
            <w:vMerge w:val="restart"/>
            <w:tcBorders/>
            <w:tcMar/>
            <w:vAlign w:val="center"/>
          </w:tcPr>
          <w:p w14:paraId="34CDB277"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Integridad de datos</w:t>
            </w:r>
          </w:p>
        </w:tc>
        <w:tc>
          <w:tcPr>
            <w:cnfStyle w:val="000000000000" w:firstRow="0" w:lastRow="0" w:firstColumn="0" w:lastColumn="0" w:oddVBand="0" w:evenVBand="0" w:oddHBand="0" w:evenHBand="0" w:firstRowFirstColumn="0" w:firstRowLastColumn="0" w:lastRowFirstColumn="0" w:lastRowLastColumn="0"/>
            <w:tcW w:w="4423" w:type="dxa"/>
            <w:tcBorders/>
            <w:tcMar/>
            <w:vAlign w:val="center"/>
          </w:tcPr>
          <w:p w14:paraId="074D1268"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sistema no debe permitir registrar una cita sin asociarla a un paciente.</w:t>
            </w:r>
          </w:p>
        </w:tc>
        <w:tc>
          <w:tcPr>
            <w:cnfStyle w:val="000000000000" w:firstRow="0" w:lastRow="0" w:firstColumn="0" w:lastColumn="0" w:oddVBand="0" w:evenVBand="0" w:oddHBand="0" w:evenHBand="0" w:firstRowFirstColumn="0" w:firstRowLastColumn="0" w:lastRowFirstColumn="0" w:lastRowLastColumn="0"/>
            <w:tcW w:w="1261" w:type="dxa"/>
            <w:tcBorders/>
            <w:tcMar>
              <w:left w:w="45" w:type="dxa"/>
              <w:start w:w="45" w:type="dxa"/>
              <w:right w:w="45" w:type="dxa"/>
              <w:end w:w="45" w:type="dxa"/>
            </w:tcMar>
            <w:vAlign w:val="center"/>
          </w:tcPr>
          <w:p w14:paraId="02F1EFFB"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Alta</w:t>
            </w:r>
          </w:p>
          <w:p w14:paraId="722B00AE" wp14:textId="77777777">
            <w:pPr>
              <w:pStyle w:val="Normal"/>
              <w:widowControl/>
              <w:suppressAutoHyphens w:val="true"/>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themeColor="text1"/>
                <w:sz w:val="24"/>
                <w:szCs w:val="24"/>
              </w:rPr>
            </w:pPr>
            <w:r>
              <w:rPr>
                <w:rFonts w:eastAsia="Times New Roman"/>
                <w:color w:val="000000" w:themeColor="text1"/>
                <w:sz w:val="24"/>
                <w:szCs w:val="24"/>
              </w:rPr>
            </w:r>
          </w:p>
        </w:tc>
      </w:tr>
      <w:tr xmlns:wp14="http://schemas.microsoft.com/office/word/2010/wordml" w:rsidTr="6C2EBA1A" w14:paraId="3E9055F5" wp14:textId="77777777">
        <w:trPr>
          <w:trHeight w:val="315" w:hRule="atLeast"/>
        </w:trPr>
        <w:tc>
          <w:tcPr>
            <w:cnfStyle w:val="001000000000" w:firstRow="0" w:lastRow="0" w:firstColumn="1" w:lastColumn="0" w:oddVBand="0" w:evenVBand="0" w:oddHBand="0" w:evenHBand="0" w:firstRowFirstColumn="0" w:firstRowLastColumn="0" w:lastRowFirstColumn="0" w:lastRowLastColumn="0"/>
            <w:tcW w:w="1059" w:type="dxa"/>
            <w:tcBorders>
              <w:end w:val="nil"/>
            </w:tcBorders>
            <w:tcMar/>
            <w:vAlign w:val="center"/>
          </w:tcPr>
          <w:p w:rsidP="6BCAD749" w14:paraId="1203A9EC" wp14:textId="0E085C4C">
            <w:pPr>
              <w:pStyle w:val="Normal"/>
              <w:widowControl w:val="1"/>
              <w:suppressAutoHyphens w:val="true"/>
              <w:spacing w:before="0" w:after="0" w:line="240" w:lineRule="auto"/>
              <w:ind w:hanging="0"/>
              <w:jc w:val="center"/>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RNF-06</w:t>
            </w:r>
          </w:p>
        </w:tc>
        <w:tc>
          <w:tcPr>
            <w:tcW w:w="1771" w:type="dxa"/>
            <w:vMerge/>
            <w:tcBorders/>
            <w:tcMar/>
            <w:vAlign w:val="center"/>
          </w:tcPr>
          <w:p w14:paraId="42C6D796"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cnfStyle w:val="000000000000" w:firstRow="0" w:lastRow="0" w:firstColumn="0" w:lastColumn="0" w:oddVBand="0" w:evenVBand="0" w:oddHBand="0" w:evenHBand="0" w:firstRowFirstColumn="0" w:firstRowLastColumn="0" w:lastRowFirstColumn="0" w:lastRowLastColumn="0"/>
            <w:tcW w:w="4423" w:type="dxa"/>
            <w:tcBorders/>
            <w:tcMar/>
            <w:vAlign w:val="center"/>
          </w:tcPr>
          <w:p w14:paraId="5099B1A8"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sistema debe evitar duplicidad de pacientes por documento/identificador.</w:t>
            </w:r>
          </w:p>
        </w:tc>
        <w:tc>
          <w:tcPr>
            <w:cnfStyle w:val="000000000000" w:firstRow="0" w:lastRow="0" w:firstColumn="0" w:lastColumn="0" w:oddVBand="0" w:evenVBand="0" w:oddHBand="0" w:evenHBand="0" w:firstRowFirstColumn="0" w:firstRowLastColumn="0" w:lastRowFirstColumn="0" w:lastRowLastColumn="0"/>
            <w:tcW w:w="1261" w:type="dxa"/>
            <w:tcBorders/>
            <w:tcMar>
              <w:left w:w="45" w:type="dxa"/>
              <w:start w:w="45" w:type="dxa"/>
              <w:right w:w="45" w:type="dxa"/>
              <w:end w:w="45" w:type="dxa"/>
            </w:tcMar>
            <w:vAlign w:val="center"/>
          </w:tcPr>
          <w:p w14:paraId="6270F2C4"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Alta</w:t>
            </w:r>
          </w:p>
        </w:tc>
      </w:tr>
      <w:tr xmlns:wp14="http://schemas.microsoft.com/office/word/2010/wordml" w:rsidTr="6C2EBA1A" w14:paraId="25CDC489" wp14:textId="77777777">
        <w:trPr>
          <w:trHeight w:val="315" w:hRule="atLeast"/>
        </w:trPr>
        <w:tc>
          <w:tcPr>
            <w:cnfStyle w:val="001000000000" w:firstRow="0" w:lastRow="0" w:firstColumn="1" w:lastColumn="0" w:oddVBand="0" w:evenVBand="0" w:oddHBand="0" w:evenHBand="0" w:firstRowFirstColumn="0" w:firstRowLastColumn="0" w:lastRowFirstColumn="0" w:lastRowLastColumn="0"/>
            <w:tcW w:w="1059" w:type="dxa"/>
            <w:tcBorders>
              <w:end w:val="nil"/>
            </w:tcBorders>
            <w:tcMar/>
            <w:vAlign w:val="center"/>
          </w:tcPr>
          <w:p w:rsidP="6BCAD749" w14:paraId="1222F5D1" wp14:textId="769B4799">
            <w:pPr>
              <w:pStyle w:val="Normal"/>
              <w:widowControl w:val="1"/>
              <w:suppressAutoHyphens w:val="true"/>
              <w:spacing w:before="0" w:after="0" w:line="240" w:lineRule="auto"/>
              <w:ind w:hanging="0"/>
              <w:jc w:val="center"/>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RNF-07</w:t>
            </w:r>
          </w:p>
        </w:tc>
        <w:tc>
          <w:tcPr>
            <w:cnfStyle w:val="000000000000" w:firstRow="0" w:lastRow="0" w:firstColumn="0" w:lastColumn="0" w:oddVBand="0" w:evenVBand="0" w:oddHBand="0" w:evenHBand="0" w:firstRowFirstColumn="0" w:firstRowLastColumn="0" w:lastRowFirstColumn="0" w:lastRowLastColumn="0"/>
            <w:tcW w:w="1771" w:type="dxa"/>
            <w:vMerge w:val="restart"/>
            <w:tcBorders/>
            <w:tcMar/>
            <w:vAlign w:val="center"/>
          </w:tcPr>
          <w:p w14:paraId="6A418977"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Usabilidad</w:t>
            </w:r>
          </w:p>
        </w:tc>
        <w:tc>
          <w:tcPr>
            <w:cnfStyle w:val="000000000000" w:firstRow="0" w:lastRow="0" w:firstColumn="0" w:lastColumn="0" w:oddVBand="0" w:evenVBand="0" w:oddHBand="0" w:evenHBand="0" w:firstRowFirstColumn="0" w:firstRowLastColumn="0" w:lastRowFirstColumn="0" w:lastRowLastColumn="0"/>
            <w:tcW w:w="4423" w:type="dxa"/>
            <w:tcBorders/>
            <w:tcMar/>
            <w:vAlign w:val="center"/>
          </w:tcPr>
          <w:p w14:paraId="6E1831B3" wp14:textId="77777777">
            <w:pPr>
              <w:pStyle w:val="Normal"/>
              <w:widowControl/>
              <w:suppressAutoHyphens w:val="true"/>
              <w:spacing w:before="0" w:after="0" w:line="240" w:lineRule="auto"/>
              <w:ind w:hanging="0"/>
              <w:rPr>
                <w:rFonts w:ascii="Times New Roman" w:hAnsi="Times New Roman" w:eastAsia="Calibri" w:cs="Times New Roman"/>
                <w:color w:val="000000" w:themeColor="text1"/>
                <w:kern w:val="0"/>
                <w:sz w:val="24"/>
                <w:szCs w:val="24"/>
                <w:lang w:eastAsia="es-ES" w:bidi="ar-SA"/>
              </w:rPr>
            </w:pPr>
            <w:r>
              <w:rPr>
                <w:rFonts w:eastAsia="Calibri" w:cs="Times New Roman"/>
                <w:color w:val="000000" w:themeColor="text1"/>
                <w:kern w:val="0"/>
                <w:sz w:val="24"/>
                <w:szCs w:val="24"/>
                <w:lang w:eastAsia="es-ES" w:bidi="ar-SA"/>
              </w:rPr>
            </w:r>
          </w:p>
          <w:p w14:paraId="27A102B6"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sistema debe validar campos obligatorios en formularios (paciente, cita e historia clínica).</w:t>
            </w:r>
          </w:p>
        </w:tc>
        <w:tc>
          <w:tcPr>
            <w:cnfStyle w:val="000000000000" w:firstRow="0" w:lastRow="0" w:firstColumn="0" w:lastColumn="0" w:oddVBand="0" w:evenVBand="0" w:oddHBand="0" w:evenHBand="0" w:firstRowFirstColumn="0" w:firstRowLastColumn="0" w:lastRowFirstColumn="0" w:lastRowLastColumn="0"/>
            <w:tcW w:w="1261" w:type="dxa"/>
            <w:tcBorders/>
            <w:tcMar>
              <w:left w:w="45" w:type="dxa"/>
              <w:start w:w="45" w:type="dxa"/>
              <w:right w:w="45" w:type="dxa"/>
              <w:end w:w="45" w:type="dxa"/>
            </w:tcMar>
            <w:vAlign w:val="center"/>
          </w:tcPr>
          <w:p w14:paraId="6661E5ED"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Alta</w:t>
            </w:r>
          </w:p>
        </w:tc>
      </w:tr>
      <w:tr xmlns:wp14="http://schemas.microsoft.com/office/word/2010/wordml" w:rsidTr="6C2EBA1A" w14:paraId="40A9BA2F" wp14:textId="77777777">
        <w:trPr>
          <w:trHeight w:val="315" w:hRule="atLeast"/>
        </w:trPr>
        <w:tc>
          <w:tcPr>
            <w:cnfStyle w:val="001000000000" w:firstRow="0" w:lastRow="0" w:firstColumn="1" w:lastColumn="0" w:oddVBand="0" w:evenVBand="0" w:oddHBand="0" w:evenHBand="0" w:firstRowFirstColumn="0" w:firstRowLastColumn="0" w:lastRowFirstColumn="0" w:lastRowLastColumn="0"/>
            <w:tcW w:w="1059" w:type="dxa"/>
            <w:tcBorders>
              <w:end w:val="nil"/>
            </w:tcBorders>
            <w:tcMar/>
            <w:vAlign w:val="center"/>
          </w:tcPr>
          <w:p w:rsidP="6BCAD749" w14:paraId="1648BF6D" wp14:textId="4EE418FA">
            <w:pPr>
              <w:pStyle w:val="Normal"/>
              <w:widowControl w:val="1"/>
              <w:suppressAutoHyphens w:val="true"/>
              <w:spacing w:before="0" w:after="0" w:line="240" w:lineRule="auto"/>
              <w:ind w:hanging="0"/>
              <w:jc w:val="center"/>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RNF-08</w:t>
            </w:r>
          </w:p>
        </w:tc>
        <w:tc>
          <w:tcPr>
            <w:tcW w:w="1771" w:type="dxa"/>
            <w:vMerge/>
            <w:tcBorders/>
            <w:tcMar/>
            <w:vAlign w:val="center"/>
          </w:tcPr>
          <w:p w14:paraId="54E11D2A"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cnfStyle w:val="000000000000" w:firstRow="0" w:lastRow="0" w:firstColumn="0" w:lastColumn="0" w:oddVBand="0" w:evenVBand="0" w:oddHBand="0" w:evenHBand="0" w:firstRowFirstColumn="0" w:firstRowLastColumn="0" w:lastRowFirstColumn="0" w:lastRowLastColumn="0"/>
            <w:tcW w:w="4423" w:type="dxa"/>
            <w:tcBorders/>
            <w:tcMar/>
            <w:vAlign w:val="center"/>
          </w:tcPr>
          <w:p w14:paraId="464FDB07"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sistema debe presentar mensajes claros en validaciones y errores.</w:t>
            </w:r>
          </w:p>
        </w:tc>
        <w:tc>
          <w:tcPr>
            <w:cnfStyle w:val="000000000000" w:firstRow="0" w:lastRow="0" w:firstColumn="0" w:lastColumn="0" w:oddVBand="0" w:evenVBand="0" w:oddHBand="0" w:evenHBand="0" w:firstRowFirstColumn="0" w:firstRowLastColumn="0" w:lastRowFirstColumn="0" w:lastRowLastColumn="0"/>
            <w:tcW w:w="1261" w:type="dxa"/>
            <w:tcBorders/>
            <w:tcMar>
              <w:left w:w="45" w:type="dxa"/>
              <w:start w:w="45" w:type="dxa"/>
              <w:right w:w="45" w:type="dxa"/>
              <w:end w:w="45" w:type="dxa"/>
            </w:tcMar>
            <w:vAlign w:val="center"/>
          </w:tcPr>
          <w:p w14:paraId="606B5BA8"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 xml:space="preserve"> Media</w:t>
            </w:r>
          </w:p>
          <w:p w14:paraId="31126E5D" wp14:textId="77777777">
            <w:pPr>
              <w:pStyle w:val="Normal"/>
              <w:widowControl/>
              <w:suppressAutoHyphens w:val="true"/>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themeColor="text1"/>
                <w:sz w:val="24"/>
                <w:szCs w:val="24"/>
              </w:rPr>
            </w:pPr>
            <w:r>
              <w:rPr>
                <w:rFonts w:eastAsia="Times New Roman"/>
                <w:color w:val="000000" w:themeColor="text1"/>
                <w:sz w:val="24"/>
                <w:szCs w:val="24"/>
              </w:rPr>
            </w:r>
          </w:p>
        </w:tc>
      </w:tr>
      <w:tr xmlns:wp14="http://schemas.microsoft.com/office/word/2010/wordml" w:rsidTr="6C2EBA1A" w14:paraId="23701326" wp14:textId="77777777">
        <w:trPr>
          <w:trHeight w:val="315" w:hRule="atLeast"/>
        </w:trPr>
        <w:tc>
          <w:tcPr>
            <w:cnfStyle w:val="001000000000" w:firstRow="0" w:lastRow="0" w:firstColumn="1" w:lastColumn="0" w:oddVBand="0" w:evenVBand="0" w:oddHBand="0" w:evenHBand="0" w:firstRowFirstColumn="0" w:firstRowLastColumn="0" w:lastRowFirstColumn="0" w:lastRowLastColumn="0"/>
            <w:tcW w:w="1059" w:type="dxa"/>
            <w:tcBorders>
              <w:end w:val="nil"/>
            </w:tcBorders>
            <w:tcMar/>
            <w:vAlign w:val="center"/>
          </w:tcPr>
          <w:p w:rsidP="6BCAD749" w14:paraId="11A11FB4" wp14:textId="0D09F968">
            <w:pPr>
              <w:pStyle w:val="Normal"/>
              <w:widowControl w:val="1"/>
              <w:suppressAutoHyphens w:val="true"/>
              <w:spacing w:before="0" w:after="0" w:line="240" w:lineRule="auto"/>
              <w:ind w:hanging="0"/>
              <w:jc w:val="center"/>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RNF-09</w:t>
            </w:r>
          </w:p>
        </w:tc>
        <w:tc>
          <w:tcPr>
            <w:cnfStyle w:val="000000000000" w:firstRow="0" w:lastRow="0" w:firstColumn="0" w:lastColumn="0" w:oddVBand="0" w:evenVBand="0" w:oddHBand="0" w:evenHBand="0" w:firstRowFirstColumn="0" w:firstRowLastColumn="0" w:lastRowFirstColumn="0" w:lastRowLastColumn="0"/>
            <w:tcW w:w="1771" w:type="dxa"/>
            <w:vMerge w:val="restart"/>
            <w:tcBorders/>
            <w:tcMar/>
            <w:vAlign w:val="center"/>
          </w:tcPr>
          <w:p w14:paraId="1FD11C86"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Rendimiento</w:t>
            </w:r>
          </w:p>
        </w:tc>
        <w:tc>
          <w:tcPr>
            <w:cnfStyle w:val="000000000000" w:firstRow="0" w:lastRow="0" w:firstColumn="0" w:lastColumn="0" w:oddVBand="0" w:evenVBand="0" w:oddHBand="0" w:evenHBand="0" w:firstRowFirstColumn="0" w:firstRowLastColumn="0" w:lastRowFirstColumn="0" w:lastRowLastColumn="0"/>
            <w:tcW w:w="4423" w:type="dxa"/>
            <w:tcBorders/>
            <w:tcMar/>
            <w:vAlign w:val="center"/>
          </w:tcPr>
          <w:p w14:paraId="1C93B2D6"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sistema debe permitir consultar la agenda del día de forma ágil.</w:t>
            </w:r>
          </w:p>
        </w:tc>
        <w:tc>
          <w:tcPr>
            <w:cnfStyle w:val="000000000000" w:firstRow="0" w:lastRow="0" w:firstColumn="0" w:lastColumn="0" w:oddVBand="0" w:evenVBand="0" w:oddHBand="0" w:evenHBand="0" w:firstRowFirstColumn="0" w:firstRowLastColumn="0" w:lastRowFirstColumn="0" w:lastRowLastColumn="0"/>
            <w:tcW w:w="1261" w:type="dxa"/>
            <w:tcBorders/>
            <w:tcMar>
              <w:left w:w="45" w:type="dxa"/>
              <w:start w:w="45" w:type="dxa"/>
              <w:right w:w="45" w:type="dxa"/>
              <w:end w:w="45" w:type="dxa"/>
            </w:tcMar>
            <w:vAlign w:val="center"/>
          </w:tcPr>
          <w:p w14:paraId="0DB90291"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Media</w:t>
            </w:r>
          </w:p>
        </w:tc>
      </w:tr>
      <w:tr xmlns:wp14="http://schemas.microsoft.com/office/word/2010/wordml" w:rsidTr="6C2EBA1A" w14:paraId="5AB0AD10" wp14:textId="77777777">
        <w:trPr>
          <w:trHeight w:val="315" w:hRule="atLeast"/>
        </w:trPr>
        <w:tc>
          <w:tcPr>
            <w:cnfStyle w:val="001000000000" w:firstRow="0" w:lastRow="0" w:firstColumn="1" w:lastColumn="0" w:oddVBand="0" w:evenVBand="0" w:oddHBand="0" w:evenHBand="0" w:firstRowFirstColumn="0" w:firstRowLastColumn="0" w:lastRowFirstColumn="0" w:lastRowLastColumn="0"/>
            <w:tcW w:w="1059" w:type="dxa"/>
            <w:tcBorders>
              <w:end w:val="nil"/>
            </w:tcBorders>
            <w:tcMar/>
            <w:vAlign w:val="center"/>
          </w:tcPr>
          <w:p w:rsidP="6BCAD749" w14:paraId="196F3880" wp14:textId="2B2C15BC">
            <w:pPr>
              <w:pStyle w:val="Normal"/>
              <w:widowControl w:val="1"/>
              <w:suppressAutoHyphens w:val="true"/>
              <w:spacing w:before="0" w:after="0" w:line="240" w:lineRule="auto"/>
              <w:ind w:hanging="0"/>
              <w:jc w:val="center"/>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RNF-10</w:t>
            </w:r>
          </w:p>
        </w:tc>
        <w:tc>
          <w:tcPr>
            <w:tcW w:w="1771" w:type="dxa"/>
            <w:vMerge/>
            <w:tcBorders/>
            <w:tcMar/>
            <w:vAlign w:val="center"/>
          </w:tcPr>
          <w:p w14:paraId="2DE403A5"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cnfStyle w:val="000000000000" w:firstRow="0" w:lastRow="0" w:firstColumn="0" w:lastColumn="0" w:oddVBand="0" w:evenVBand="0" w:oddHBand="0" w:evenHBand="0" w:firstRowFirstColumn="0" w:firstRowLastColumn="0" w:lastRowFirstColumn="0" w:lastRowLastColumn="0"/>
            <w:tcW w:w="4423" w:type="dxa"/>
            <w:tcBorders/>
            <w:tcMar/>
            <w:vAlign w:val="center"/>
          </w:tcPr>
          <w:p w14:paraId="5B5FE7B6"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sistema debe permitir buscar pacientes por nombre o documento de forma ágil.</w:t>
            </w:r>
          </w:p>
        </w:tc>
        <w:tc>
          <w:tcPr>
            <w:cnfStyle w:val="000000000000" w:firstRow="0" w:lastRow="0" w:firstColumn="0" w:lastColumn="0" w:oddVBand="0" w:evenVBand="0" w:oddHBand="0" w:evenHBand="0" w:firstRowFirstColumn="0" w:firstRowLastColumn="0" w:lastRowFirstColumn="0" w:lastRowLastColumn="0"/>
            <w:tcW w:w="1261" w:type="dxa"/>
            <w:tcBorders/>
            <w:tcMar>
              <w:left w:w="45" w:type="dxa"/>
              <w:start w:w="45" w:type="dxa"/>
              <w:right w:w="45" w:type="dxa"/>
              <w:end w:w="45" w:type="dxa"/>
            </w:tcMar>
            <w:vAlign w:val="center"/>
          </w:tcPr>
          <w:p w14:paraId="7A9995FA"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Media</w:t>
            </w:r>
          </w:p>
        </w:tc>
      </w:tr>
      <w:tr xmlns:wp14="http://schemas.microsoft.com/office/word/2010/wordml" w:rsidTr="6C2EBA1A" w14:paraId="25CA8497" wp14:textId="77777777">
        <w:trPr>
          <w:trHeight w:val="315" w:hRule="atLeast"/>
        </w:trPr>
        <w:tc>
          <w:tcPr>
            <w:cnfStyle w:val="001000000000" w:firstRow="0" w:lastRow="0" w:firstColumn="1" w:lastColumn="0" w:oddVBand="0" w:evenVBand="0" w:oddHBand="0" w:evenHBand="0" w:firstRowFirstColumn="0" w:firstRowLastColumn="0" w:lastRowFirstColumn="0" w:lastRowLastColumn="0"/>
            <w:tcW w:w="1059" w:type="dxa"/>
            <w:tcBorders>
              <w:end w:val="nil"/>
            </w:tcBorders>
            <w:tcMar/>
            <w:vAlign w:val="center"/>
          </w:tcPr>
          <w:p w:rsidP="6BCAD749" w14:paraId="52A5F9F2" wp14:textId="49E9470B">
            <w:pPr>
              <w:pStyle w:val="Normal"/>
              <w:widowControl w:val="1"/>
              <w:suppressAutoHyphens w:val="true"/>
              <w:spacing w:before="0" w:after="0" w:line="240" w:lineRule="auto"/>
              <w:ind w:hanging="0"/>
              <w:jc w:val="center"/>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RNF-11</w:t>
            </w:r>
          </w:p>
        </w:tc>
        <w:tc>
          <w:tcPr>
            <w:cnfStyle w:val="000000000000" w:firstRow="0" w:lastRow="0" w:firstColumn="0" w:lastColumn="0" w:oddVBand="0" w:evenVBand="0" w:oddHBand="0" w:evenHBand="0" w:firstRowFirstColumn="0" w:firstRowLastColumn="0" w:lastRowFirstColumn="0" w:lastRowLastColumn="0"/>
            <w:tcW w:w="1771" w:type="dxa"/>
            <w:tcBorders/>
            <w:tcMar/>
            <w:vAlign w:val="center"/>
          </w:tcPr>
          <w:p w14:paraId="28755DB0"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Disponibilidad</w:t>
            </w:r>
          </w:p>
        </w:tc>
        <w:tc>
          <w:tcPr>
            <w:cnfStyle w:val="000000000000" w:firstRow="0" w:lastRow="0" w:firstColumn="0" w:lastColumn="0" w:oddVBand="0" w:evenVBand="0" w:oddHBand="0" w:evenHBand="0" w:firstRowFirstColumn="0" w:firstRowLastColumn="0" w:lastRowFirstColumn="0" w:lastRowLastColumn="0"/>
            <w:tcW w:w="4423" w:type="dxa"/>
            <w:tcBorders/>
            <w:tcMar/>
            <w:vAlign w:val="center"/>
          </w:tcPr>
          <w:p w14:paraId="0D7132AE"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sistema debe estar disponible durante el horario de atención definido por el consultorio.</w:t>
            </w:r>
          </w:p>
        </w:tc>
        <w:tc>
          <w:tcPr>
            <w:cnfStyle w:val="000000000000" w:firstRow="0" w:lastRow="0" w:firstColumn="0" w:lastColumn="0" w:oddVBand="0" w:evenVBand="0" w:oddHBand="0" w:evenHBand="0" w:firstRowFirstColumn="0" w:firstRowLastColumn="0" w:lastRowFirstColumn="0" w:lastRowLastColumn="0"/>
            <w:tcW w:w="1261" w:type="dxa"/>
            <w:tcBorders/>
            <w:tcMar>
              <w:left w:w="45" w:type="dxa"/>
              <w:start w:w="45" w:type="dxa"/>
              <w:right w:w="45" w:type="dxa"/>
              <w:end w:w="45" w:type="dxa"/>
            </w:tcMar>
            <w:vAlign w:val="center"/>
          </w:tcPr>
          <w:p w14:paraId="364BE773"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Media</w:t>
            </w:r>
          </w:p>
        </w:tc>
      </w:tr>
      <w:tr xmlns:wp14="http://schemas.microsoft.com/office/word/2010/wordml" w:rsidTr="6C2EBA1A" w14:paraId="61396BFE" wp14:textId="77777777">
        <w:trPr>
          <w:trHeight w:val="315" w:hRule="atLeast"/>
        </w:trPr>
        <w:tc>
          <w:tcPr>
            <w:cnfStyle w:val="001000000000" w:firstRow="0" w:lastRow="0" w:firstColumn="1" w:lastColumn="0" w:oddVBand="0" w:evenVBand="0" w:oddHBand="0" w:evenHBand="0" w:firstRowFirstColumn="0" w:firstRowLastColumn="0" w:lastRowFirstColumn="0" w:lastRowLastColumn="0"/>
            <w:tcW w:w="1059" w:type="dxa"/>
            <w:tcBorders>
              <w:end w:val="nil"/>
            </w:tcBorders>
            <w:tcMar/>
            <w:vAlign w:val="center"/>
          </w:tcPr>
          <w:p w:rsidP="6BCAD749" w14:paraId="28129AA9" wp14:textId="74F9777B">
            <w:pPr>
              <w:pStyle w:val="Normal"/>
              <w:widowControl w:val="1"/>
              <w:suppressAutoHyphens w:val="true"/>
              <w:spacing w:before="0" w:after="0" w:line="240" w:lineRule="auto"/>
              <w:ind w:hanging="0"/>
              <w:jc w:val="center"/>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RNF-12</w:t>
            </w:r>
          </w:p>
        </w:tc>
        <w:tc>
          <w:tcPr>
            <w:cnfStyle w:val="000000000000" w:firstRow="0" w:lastRow="0" w:firstColumn="0" w:lastColumn="0" w:oddVBand="0" w:evenVBand="0" w:oddHBand="0" w:evenHBand="0" w:firstRowFirstColumn="0" w:firstRowLastColumn="0" w:lastRowFirstColumn="0" w:lastRowLastColumn="0"/>
            <w:tcW w:w="1771" w:type="dxa"/>
            <w:tcBorders/>
            <w:tcMar/>
            <w:vAlign w:val="center"/>
          </w:tcPr>
          <w:p w14:paraId="5C3ABA68"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Auditoría</w:t>
            </w:r>
          </w:p>
        </w:tc>
        <w:tc>
          <w:tcPr>
            <w:cnfStyle w:val="000000000000" w:firstRow="0" w:lastRow="0" w:firstColumn="0" w:lastColumn="0" w:oddVBand="0" w:evenVBand="0" w:oddHBand="0" w:evenHBand="0" w:firstRowFirstColumn="0" w:firstRowLastColumn="0" w:lastRowFirstColumn="0" w:lastRowLastColumn="0"/>
            <w:tcW w:w="4423" w:type="dxa"/>
            <w:tcBorders/>
            <w:tcMar/>
            <w:vAlign w:val="center"/>
          </w:tcPr>
          <w:p w14:paraId="45B1FA8B"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sistema debe registrar acciones críticas relacionadas con la edición/creación de información clínica.</w:t>
            </w:r>
          </w:p>
        </w:tc>
        <w:tc>
          <w:tcPr>
            <w:cnfStyle w:val="000000000000" w:firstRow="0" w:lastRow="0" w:firstColumn="0" w:lastColumn="0" w:oddVBand="0" w:evenVBand="0" w:oddHBand="0" w:evenHBand="0" w:firstRowFirstColumn="0" w:firstRowLastColumn="0" w:lastRowFirstColumn="0" w:lastRowLastColumn="0"/>
            <w:tcW w:w="1261" w:type="dxa"/>
            <w:tcBorders/>
            <w:tcMar>
              <w:left w:w="45" w:type="dxa"/>
              <w:start w:w="45" w:type="dxa"/>
              <w:right w:w="45" w:type="dxa"/>
              <w:end w:w="45" w:type="dxa"/>
            </w:tcMar>
            <w:vAlign w:val="center"/>
          </w:tcPr>
          <w:p w14:paraId="4B8A09D7"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Media</w:t>
            </w:r>
          </w:p>
        </w:tc>
      </w:tr>
      <w:tr xmlns:wp14="http://schemas.microsoft.com/office/word/2010/wordml" w:rsidTr="6C2EBA1A" w14:paraId="1971DB1E" wp14:textId="77777777">
        <w:trPr>
          <w:trHeight w:val="315" w:hRule="atLeast"/>
        </w:trPr>
        <w:tc>
          <w:tcPr>
            <w:cnfStyle w:val="001000000000" w:firstRow="0" w:lastRow="0" w:firstColumn="1" w:lastColumn="0" w:oddVBand="0" w:evenVBand="0" w:oddHBand="0" w:evenHBand="0" w:firstRowFirstColumn="0" w:firstRowLastColumn="0" w:lastRowFirstColumn="0" w:lastRowLastColumn="0"/>
            <w:tcW w:w="1059" w:type="dxa"/>
            <w:tcBorders>
              <w:end w:val="nil"/>
            </w:tcBorders>
            <w:tcMar/>
            <w:vAlign w:val="center"/>
          </w:tcPr>
          <w:p w:rsidP="6BCAD749" w14:paraId="7B12D1FC" wp14:textId="3170FCF7">
            <w:pPr>
              <w:pStyle w:val="Normal"/>
              <w:widowControl w:val="1"/>
              <w:suppressAutoHyphens w:val="true"/>
              <w:spacing w:before="0" w:after="0" w:line="240" w:lineRule="auto"/>
              <w:ind w:hanging="0"/>
              <w:jc w:val="center"/>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RNF-13</w:t>
            </w:r>
          </w:p>
        </w:tc>
        <w:tc>
          <w:tcPr>
            <w:cnfStyle w:val="000000000000" w:firstRow="0" w:lastRow="0" w:firstColumn="0" w:lastColumn="0" w:oddVBand="0" w:evenVBand="0" w:oddHBand="0" w:evenHBand="0" w:firstRowFirstColumn="0" w:firstRowLastColumn="0" w:lastRowFirstColumn="0" w:lastRowLastColumn="0"/>
            <w:tcW w:w="1771" w:type="dxa"/>
            <w:tcBorders/>
            <w:tcMar/>
            <w:vAlign w:val="center"/>
          </w:tcPr>
          <w:p w14:paraId="4F7F2463"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Respaldo</w:t>
            </w:r>
          </w:p>
        </w:tc>
        <w:tc>
          <w:tcPr>
            <w:cnfStyle w:val="000000000000" w:firstRow="0" w:lastRow="0" w:firstColumn="0" w:lastColumn="0" w:oddVBand="0" w:evenVBand="0" w:oddHBand="0" w:evenHBand="0" w:firstRowFirstColumn="0" w:firstRowLastColumn="0" w:lastRowFirstColumn="0" w:lastRowLastColumn="0"/>
            <w:tcW w:w="4423" w:type="dxa"/>
            <w:tcBorders/>
            <w:tcMar/>
            <w:vAlign w:val="center"/>
          </w:tcPr>
          <w:p w14:paraId="2FCD1323"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sistema debe contemplar un mecanismo de respaldo de la base de datos.</w:t>
            </w:r>
          </w:p>
        </w:tc>
        <w:tc>
          <w:tcPr>
            <w:cnfStyle w:val="000000000000" w:firstRow="0" w:lastRow="0" w:firstColumn="0" w:lastColumn="0" w:oddVBand="0" w:evenVBand="0" w:oddHBand="0" w:evenHBand="0" w:firstRowFirstColumn="0" w:firstRowLastColumn="0" w:lastRowFirstColumn="0" w:lastRowLastColumn="0"/>
            <w:tcW w:w="1261" w:type="dxa"/>
            <w:tcBorders/>
            <w:tcMar>
              <w:left w:w="45" w:type="dxa"/>
              <w:start w:w="45" w:type="dxa"/>
              <w:right w:w="45" w:type="dxa"/>
              <w:end w:w="45" w:type="dxa"/>
            </w:tcMar>
            <w:vAlign w:val="center"/>
          </w:tcPr>
          <w:p w14:paraId="598A029B"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Media</w:t>
            </w:r>
          </w:p>
        </w:tc>
      </w:tr>
      <w:tr xmlns:wp14="http://schemas.microsoft.com/office/word/2010/wordml" w:rsidTr="6C2EBA1A" w14:paraId="1B4BD96C" wp14:textId="77777777">
        <w:trPr>
          <w:trHeight w:val="315" w:hRule="atLeast"/>
        </w:trPr>
        <w:tc>
          <w:tcPr>
            <w:cnfStyle w:val="001000000000" w:firstRow="0" w:lastRow="0" w:firstColumn="1" w:lastColumn="0" w:oddVBand="0" w:evenVBand="0" w:oddHBand="0" w:evenHBand="0" w:firstRowFirstColumn="0" w:firstRowLastColumn="0" w:lastRowFirstColumn="0" w:lastRowLastColumn="0"/>
            <w:tcW w:w="1059" w:type="dxa"/>
            <w:tcBorders>
              <w:end w:val="nil"/>
            </w:tcBorders>
            <w:tcMar/>
            <w:vAlign w:val="center"/>
          </w:tcPr>
          <w:p w:rsidP="6BCAD749" w14:paraId="50489F05" wp14:textId="61E519BC">
            <w:pPr>
              <w:pStyle w:val="Normal"/>
              <w:widowControl w:val="1"/>
              <w:suppressAutoHyphens w:val="true"/>
              <w:spacing w:before="0" w:after="0" w:line="240" w:lineRule="auto"/>
              <w:ind w:hanging="0"/>
              <w:jc w:val="center"/>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RNF-14</w:t>
            </w:r>
          </w:p>
        </w:tc>
        <w:tc>
          <w:tcPr>
            <w:cnfStyle w:val="000000000000" w:firstRow="0" w:lastRow="0" w:firstColumn="0" w:lastColumn="0" w:oddVBand="0" w:evenVBand="0" w:oddHBand="0" w:evenHBand="0" w:firstRowFirstColumn="0" w:firstRowLastColumn="0" w:lastRowFirstColumn="0" w:lastRowLastColumn="0"/>
            <w:tcW w:w="1771" w:type="dxa"/>
            <w:tcBorders/>
            <w:tcMar/>
            <w:vAlign w:val="center"/>
          </w:tcPr>
          <w:p w14:paraId="076DEE0B"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Mantenibilidad</w:t>
            </w:r>
          </w:p>
        </w:tc>
        <w:tc>
          <w:tcPr>
            <w:cnfStyle w:val="000000000000" w:firstRow="0" w:lastRow="0" w:firstColumn="0" w:lastColumn="0" w:oddVBand="0" w:evenVBand="0" w:oddHBand="0" w:evenHBand="0" w:firstRowFirstColumn="0" w:firstRowLastColumn="0" w:lastRowFirstColumn="0" w:lastRowLastColumn="0"/>
            <w:tcW w:w="4423" w:type="dxa"/>
            <w:tcBorders/>
            <w:tcMar/>
            <w:vAlign w:val="center"/>
          </w:tcPr>
          <w:p w14:paraId="603E7215"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sistema debe mantener una estructura modular en frontend y backend para facilitar mantenimiento.</w:t>
            </w:r>
          </w:p>
        </w:tc>
        <w:tc>
          <w:tcPr>
            <w:cnfStyle w:val="000000000000" w:firstRow="0" w:lastRow="0" w:firstColumn="0" w:lastColumn="0" w:oddVBand="0" w:evenVBand="0" w:oddHBand="0" w:evenHBand="0" w:firstRowFirstColumn="0" w:firstRowLastColumn="0" w:lastRowFirstColumn="0" w:lastRowLastColumn="0"/>
            <w:tcW w:w="1261" w:type="dxa"/>
            <w:tcBorders/>
            <w:tcMar>
              <w:left w:w="45" w:type="dxa"/>
              <w:start w:w="45" w:type="dxa"/>
              <w:right w:w="45" w:type="dxa"/>
              <w:end w:w="45" w:type="dxa"/>
            </w:tcMar>
            <w:vAlign w:val="center"/>
          </w:tcPr>
          <w:p w14:paraId="314606EB"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Media</w:t>
            </w:r>
          </w:p>
        </w:tc>
      </w:tr>
      <w:tr xmlns:wp14="http://schemas.microsoft.com/office/word/2010/wordml" w:rsidTr="6C2EBA1A" w14:paraId="364263CB" wp14:textId="77777777">
        <w:trPr>
          <w:trHeight w:val="315" w:hRule="atLeast"/>
        </w:trPr>
        <w:tc>
          <w:tcPr>
            <w:cnfStyle w:val="001000000000" w:firstRow="0" w:lastRow="0" w:firstColumn="1" w:lastColumn="0" w:oddVBand="0" w:evenVBand="0" w:oddHBand="0" w:evenHBand="0" w:firstRowFirstColumn="0" w:firstRowLastColumn="0" w:lastRowFirstColumn="0" w:lastRowLastColumn="0"/>
            <w:tcW w:w="1059" w:type="dxa"/>
            <w:tcBorders>
              <w:end w:val="nil"/>
            </w:tcBorders>
            <w:tcMar/>
            <w:vAlign w:val="center"/>
          </w:tcPr>
          <w:p w:rsidP="6BCAD749" w14:paraId="42C3B2A4" wp14:textId="34FA9518">
            <w:pPr>
              <w:pStyle w:val="Normal"/>
              <w:widowControl w:val="1"/>
              <w:suppressAutoHyphens w:val="true"/>
              <w:spacing w:before="0" w:after="0" w:line="240" w:lineRule="auto"/>
              <w:ind w:hanging="0"/>
              <w:jc w:val="center"/>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RNF-15</w:t>
            </w:r>
          </w:p>
        </w:tc>
        <w:tc>
          <w:tcPr>
            <w:cnfStyle w:val="000000000000" w:firstRow="0" w:lastRow="0" w:firstColumn="0" w:lastColumn="0" w:oddVBand="0" w:evenVBand="0" w:oddHBand="0" w:evenHBand="0" w:firstRowFirstColumn="0" w:firstRowLastColumn="0" w:lastRowFirstColumn="0" w:lastRowLastColumn="0"/>
            <w:tcW w:w="1771" w:type="dxa"/>
            <w:tcBorders/>
            <w:tcMar/>
            <w:vAlign w:val="center"/>
          </w:tcPr>
          <w:p w14:paraId="7687453E"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Compatibilidad</w:t>
            </w:r>
          </w:p>
        </w:tc>
        <w:tc>
          <w:tcPr>
            <w:cnfStyle w:val="000000000000" w:firstRow="0" w:lastRow="0" w:firstColumn="0" w:lastColumn="0" w:oddVBand="0" w:evenVBand="0" w:oddHBand="0" w:evenHBand="0" w:firstRowFirstColumn="0" w:firstRowLastColumn="0" w:lastRowFirstColumn="0" w:lastRowLastColumn="0"/>
            <w:tcW w:w="4423" w:type="dxa"/>
            <w:tcBorders/>
            <w:tcMar/>
            <w:vAlign w:val="center"/>
          </w:tcPr>
          <w:p w14:paraId="6CE7F5F1"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sistema debe ser usable en navegadores modernos en equipos de escritorio.</w:t>
            </w:r>
          </w:p>
        </w:tc>
        <w:tc>
          <w:tcPr>
            <w:cnfStyle w:val="000000000000" w:firstRow="0" w:lastRow="0" w:firstColumn="0" w:lastColumn="0" w:oddVBand="0" w:evenVBand="0" w:oddHBand="0" w:evenHBand="0" w:firstRowFirstColumn="0" w:firstRowLastColumn="0" w:lastRowFirstColumn="0" w:lastRowLastColumn="0"/>
            <w:tcW w:w="1261" w:type="dxa"/>
            <w:tcBorders/>
            <w:tcMar>
              <w:left w:w="45" w:type="dxa"/>
              <w:start w:w="45" w:type="dxa"/>
              <w:right w:w="45" w:type="dxa"/>
              <w:end w:w="45" w:type="dxa"/>
            </w:tcMar>
            <w:vAlign w:val="center"/>
          </w:tcPr>
          <w:p w14:paraId="03986BA0"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Media</w:t>
            </w:r>
          </w:p>
        </w:tc>
      </w:tr>
      <w:tr xmlns:wp14="http://schemas.microsoft.com/office/word/2010/wordml" w:rsidTr="6C2EBA1A" w14:paraId="50F263A5" wp14:textId="77777777">
        <w:trPr>
          <w:trHeight w:val="315" w:hRule="atLeast"/>
        </w:trPr>
        <w:tc>
          <w:tcPr>
            <w:cnfStyle w:val="001000000000" w:firstRow="0" w:lastRow="0" w:firstColumn="1" w:lastColumn="0" w:oddVBand="0" w:evenVBand="0" w:oddHBand="0" w:evenHBand="0" w:firstRowFirstColumn="0" w:firstRowLastColumn="0" w:lastRowFirstColumn="0" w:lastRowLastColumn="0"/>
            <w:tcW w:w="1059" w:type="dxa"/>
            <w:tcBorders>
              <w:end w:val="nil"/>
            </w:tcBorders>
            <w:tcMar/>
            <w:vAlign w:val="center"/>
          </w:tcPr>
          <w:p w:rsidP="6BCAD749" w14:paraId="3EF3D343" wp14:textId="751CC447">
            <w:pPr>
              <w:pStyle w:val="Normal"/>
              <w:widowControl w:val="1"/>
              <w:suppressAutoHyphens w:val="true"/>
              <w:spacing w:before="0" w:after="0" w:line="240" w:lineRule="auto"/>
              <w:ind w:hanging="0"/>
              <w:jc w:val="center"/>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RNF-16</w:t>
            </w:r>
          </w:p>
        </w:tc>
        <w:tc>
          <w:tcPr>
            <w:cnfStyle w:val="000000000000" w:firstRow="0" w:lastRow="0" w:firstColumn="0" w:lastColumn="0" w:oddVBand="0" w:evenVBand="0" w:oddHBand="0" w:evenHBand="0" w:firstRowFirstColumn="0" w:firstRowLastColumn="0" w:lastRowFirstColumn="0" w:lastRowLastColumn="0"/>
            <w:tcW w:w="1771" w:type="dxa"/>
            <w:tcBorders/>
            <w:tcMar/>
            <w:vAlign w:val="center"/>
          </w:tcPr>
          <w:p w14:paraId="3F1DD474"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Interoperabilidad</w:t>
            </w:r>
          </w:p>
        </w:tc>
        <w:tc>
          <w:tcPr>
            <w:cnfStyle w:val="000000000000" w:firstRow="0" w:lastRow="0" w:firstColumn="0" w:lastColumn="0" w:oddVBand="0" w:evenVBand="0" w:oddHBand="0" w:evenHBand="0" w:firstRowFirstColumn="0" w:firstRowLastColumn="0" w:lastRowFirstColumn="0" w:lastRowLastColumn="0"/>
            <w:tcW w:w="4423" w:type="dxa"/>
            <w:tcBorders/>
            <w:tcMar/>
            <w:vAlign w:val="center"/>
          </w:tcPr>
          <w:p w14:paraId="51A7E3DA"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sistema debe integrarse con Google Calendar para la gestión de la agenda y con el servicio de mensajería de WhatsApp (Twilio) para las comunicaciones con los pacientes.</w:t>
            </w:r>
          </w:p>
        </w:tc>
        <w:tc>
          <w:tcPr>
            <w:cnfStyle w:val="000000000000" w:firstRow="0" w:lastRow="0" w:firstColumn="0" w:lastColumn="0" w:oddVBand="0" w:evenVBand="0" w:oddHBand="0" w:evenHBand="0" w:firstRowFirstColumn="0" w:firstRowLastColumn="0" w:lastRowFirstColumn="0" w:lastRowLastColumn="0"/>
            <w:tcW w:w="1261" w:type="dxa"/>
            <w:tcBorders/>
            <w:tcMar>
              <w:left w:w="45" w:type="dxa"/>
              <w:start w:w="45" w:type="dxa"/>
              <w:right w:w="45" w:type="dxa"/>
              <w:end w:w="45" w:type="dxa"/>
            </w:tcMar>
            <w:vAlign w:val="center"/>
          </w:tcPr>
          <w:p w14:paraId="5036F8D7"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Alta</w:t>
            </w:r>
          </w:p>
        </w:tc>
      </w:tr>
      <w:tr xmlns:wp14="http://schemas.microsoft.com/office/word/2010/wordml" w:rsidTr="6C2EBA1A" w14:paraId="6635E790" wp14:textId="77777777">
        <w:trPr>
          <w:trHeight w:val="315" w:hRule="atLeast"/>
        </w:trPr>
        <w:tc>
          <w:tcPr>
            <w:cnfStyle w:val="001000000000" w:firstRow="0" w:lastRow="0" w:firstColumn="1" w:lastColumn="0" w:oddVBand="0" w:evenVBand="0" w:oddHBand="0" w:evenHBand="0" w:firstRowFirstColumn="0" w:firstRowLastColumn="0" w:lastRowFirstColumn="0" w:lastRowLastColumn="0"/>
            <w:tcW w:w="1059" w:type="dxa"/>
            <w:tcBorders>
              <w:end w:val="nil"/>
            </w:tcBorders>
            <w:tcMar/>
            <w:vAlign w:val="center"/>
          </w:tcPr>
          <w:p w:rsidP="6BCAD749" w14:paraId="36D24B07" wp14:textId="2C465BE3">
            <w:pPr>
              <w:pStyle w:val="Normal"/>
              <w:widowControl w:val="1"/>
              <w:suppressAutoHyphens w:val="true"/>
              <w:spacing w:before="0" w:after="0" w:line="240" w:lineRule="auto"/>
              <w:ind w:hanging="0"/>
              <w:jc w:val="center"/>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RNF-17</w:t>
            </w:r>
          </w:p>
        </w:tc>
        <w:tc>
          <w:tcPr>
            <w:cnfStyle w:val="000000000000" w:firstRow="0" w:lastRow="0" w:firstColumn="0" w:lastColumn="0" w:oddVBand="0" w:evenVBand="0" w:oddHBand="0" w:evenHBand="0" w:firstRowFirstColumn="0" w:firstRowLastColumn="0" w:lastRowFirstColumn="0" w:lastRowLastColumn="0"/>
            <w:tcW w:w="1771" w:type="dxa"/>
            <w:tcBorders/>
            <w:tcMar/>
            <w:vAlign w:val="center"/>
          </w:tcPr>
          <w:p w14:paraId="4FCF4F72"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Conservación de la información</w:t>
            </w:r>
          </w:p>
        </w:tc>
        <w:tc>
          <w:tcPr>
            <w:cnfStyle w:val="000000000000" w:firstRow="0" w:lastRow="0" w:firstColumn="0" w:lastColumn="0" w:oddVBand="0" w:evenVBand="0" w:oddHBand="0" w:evenHBand="0" w:firstRowFirstColumn="0" w:firstRowLastColumn="0" w:lastRowFirstColumn="0" w:lastRowLastColumn="0"/>
            <w:tcW w:w="4423" w:type="dxa"/>
            <w:tcBorders/>
            <w:tcMar/>
            <w:vAlign w:val="center"/>
          </w:tcPr>
          <w:p w14:paraId="2A21D3EA"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sistema no debe permitir eliminar la información clínica ni contable: los pacientes se inactivan y las atenciones, radiografías y facturas se anulan, para conservarlas por el tiempo que exige la Resolución 839 de 2017.</w:t>
            </w:r>
          </w:p>
        </w:tc>
        <w:tc>
          <w:tcPr>
            <w:cnfStyle w:val="000000000000" w:firstRow="0" w:lastRow="0" w:firstColumn="0" w:lastColumn="0" w:oddVBand="0" w:evenVBand="0" w:oddHBand="0" w:evenHBand="0" w:firstRowFirstColumn="0" w:firstRowLastColumn="0" w:lastRowFirstColumn="0" w:lastRowLastColumn="0"/>
            <w:tcW w:w="1261" w:type="dxa"/>
            <w:tcBorders/>
            <w:tcMar>
              <w:left w:w="45" w:type="dxa"/>
              <w:start w:w="45" w:type="dxa"/>
              <w:right w:w="45" w:type="dxa"/>
              <w:end w:w="45" w:type="dxa"/>
            </w:tcMar>
            <w:vAlign w:val="center"/>
          </w:tcPr>
          <w:p w14:paraId="1ADF747E"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Alta</w:t>
            </w:r>
          </w:p>
        </w:tc>
      </w:tr>
    </w:tbl>
    <w:p xmlns:wp14="http://schemas.microsoft.com/office/word/2010/wordml" w14:paraId="36F62DF8" wp14:textId="77777777">
      <w:pPr>
        <w:pStyle w:val="Normal"/>
        <w:ind w:hanging="0"/>
        <w:jc w:val="star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xmlns:wp14="http://schemas.microsoft.com/office/word/2010/wordml" w14:paraId="62431CDC" wp14:textId="77777777">
      <w:pPr>
        <w:pStyle w:val="Normal"/>
        <w:ind w:hanging="0"/>
        <w:rPr>
          <w:rFonts w:ascii="Times New Roman" w:hAnsi="Times New Roman" w:eastAsia="Times New Roman"/>
          <w:sz w:val="24"/>
          <w:szCs w:val="24"/>
        </w:rPr>
      </w:pPr>
      <w:r>
        <w:rPr>
          <w:rFonts w:eastAsia="Times New Roman"/>
          <w:sz w:val="24"/>
          <w:szCs w:val="24"/>
        </w:rPr>
      </w:r>
    </w:p>
    <w:p xmlns:wp14="http://schemas.microsoft.com/office/word/2010/wordml" w14:paraId="20757D18" wp14:textId="77777777">
      <w:pPr>
        <w:pStyle w:val="Heading2"/>
        <w:rPr>
          <w:rFonts w:ascii="Times New Roman" w:hAnsi="Times New Roman"/>
          <w:sz w:val="24"/>
          <w:szCs w:val="24"/>
        </w:rPr>
      </w:pPr>
      <w:bookmarkStart w:name="__RefHeading___Toc10935_794851070" w:id="105"/>
      <w:bookmarkStart w:name="_Toc773835952" w:id="106"/>
      <w:bookmarkStart w:name="_Toc285089710" w:id="107"/>
      <w:bookmarkStart w:name="bm_4_1_5_Modelo_de_casos_de_uso_127" w:id="108"/>
      <w:bookmarkStart w:name="_Toc1900797238" w:id="109"/>
      <w:bookmarkEnd w:id="105"/>
      <w:bookmarkEnd w:id="106"/>
      <w:bookmarkEnd w:id="107"/>
      <w:bookmarkEnd w:id="108"/>
      <w:bookmarkEnd w:id="109"/>
      <w:bookmarkStart w:name="_Toc1533736539" w:id="1401103938"/>
      <w:r>
        <w:rPr>
          <w:rFonts w:eastAsia="Times New Roman" w:cs="Times New Roman"/>
          <w:sz w:val="24"/>
          <w:szCs w:val="24"/>
        </w:rPr>
        <w:t>3.7 Modelo de Casos de Uso</w:t>
      </w:r>
      <w:bookmarkEnd w:id="1401103938"/>
    </w:p>
    <w:p xmlns:wp14="http://schemas.microsoft.com/office/word/2010/wordml" w14:paraId="31C0722D" wp14:textId="77777777">
      <w:pPr>
        <w:pStyle w:val="Normal"/>
        <w:rPr>
          <w:rFonts w:ascii="Times New Roman" w:hAnsi="Times New Roman"/>
          <w:sz w:val="24"/>
          <w:szCs w:val="24"/>
        </w:rPr>
      </w:pPr>
      <w:r>
        <w:rPr>
          <w:rFonts w:eastAsia="Times New Roman"/>
          <w:sz w:val="24"/>
          <w:szCs w:val="24"/>
        </w:rPr>
        <w:t xml:space="preserve">El diagrama de casos de uso presenta las funcionalidades principales del sistema web y los actores que interactúan con ellas.</w:t>
      </w:r>
      <w:ins w:id="9407" w:author="Revisión" w:date="2026-10-25T22:30:00Z">
        <w:r>
          <w:rPr>
            <w:rFonts w:eastAsia="Times New Roman"/>
            <w:sz w:val="24"/>
            <w:szCs w:val="24"/>
          </w:rPr>
          <w:t xml:space="preserve"> En el consultorio, el rol de Administrador lo tiene la odontóloga titular. Por eso, en la Figura 1 el Administrador hereda los casos de uso del Equipo clínico: quien administra el sistema es también quien registra la atención clínica, de modo que se respeta la regla ROC-19. La asistente ingresa con el rol de Asistente. La Figura 2 reúne los casos de uso en los que participa el paciente, que no ingresa a la plataforma y se comunica con el consultorio solo por WhatsApp.</w:t>
        </w:r>
      </w:ins>
      <w:r>
        <w:rPr>
          <w:rFonts w:eastAsia="Times New Roman"/>
          <w:sz w:val="24"/>
          <w:szCs w:val="24"/>
        </w:rPr>
        <w:t xml:space="preserve"> </w:t>
      </w:r>
    </w:p>
    <w:p xmlns:wp14="http://schemas.microsoft.com/office/word/2010/wordml" w14:paraId="6F3A82EA" wp14:textId="77777777">
      <w:pPr>
        <w:pStyle w:val="Caption"/>
        <w:keepNext w:val="true"/>
        <w:spacing w:before="240" w:after="0" w:line="480" w:lineRule="auto"/>
        <w:ind w:hanging="0"/>
        <w:jc w:val="start"/>
        <w:rPr>
          <w:rFonts w:ascii="Times New Roman" w:hAnsi="Times New Roman"/>
          <w:sz w:val="24"/>
          <w:szCs w:val="24"/>
        </w:rPr>
      </w:pPr>
      <w:bookmarkStart w:name="_Toc231036770" w:id="110"/>
      <w:bookmarkStart w:name="bm_Ilustraci_n_1_Modelo_simple_de_caso_1" w:id="111"/>
      <w:bookmarkEnd w:id="110"/>
      <w:bookmarkEnd w:id="111"/>
      <w:r>
        <w:rPr>
          <w:rFonts w:eastAsia="Times New Roman"/>
          <w:b/>
          <w:bCs/>
          <w:sz w:val="24"/>
          <w:szCs w:val="24"/>
        </w:rPr>
        <w:t>Figura 1</w:t>
      </w:r>
    </w:p>
    <w:p xmlns:wp14="http://schemas.microsoft.com/office/word/2010/wordml" w14:paraId="126DC9F7" wp14:textId="77777777">
      <w:pPr>
        <w:pStyle w:val="Caption"/>
        <w:keepNext w:val="true"/>
        <w:spacing w:before="0" w:after="0" w:line="480" w:lineRule="auto"/>
        <w:ind w:hanging="0"/>
        <w:jc w:val="start"/>
        <w:rPr>
          <w:rFonts w:ascii="Times New Roman" w:hAnsi="Times New Roman"/>
          <w:sz w:val="24"/>
          <w:szCs w:val="24"/>
        </w:rPr>
      </w:pPr>
      <w:r>
        <w:rPr>
          <w:rFonts w:eastAsia="Times New Roman"/>
          <w:i/>
          <w:iCs/>
          <w:sz w:val="24"/>
          <w:szCs w:val="24"/>
        </w:rPr>
        <w:t>Modelo de casos de uso</w:t>
      </w:r>
    </w:p>
    <w:p xmlns:wp14="http://schemas.microsoft.com/office/word/2010/wordml" w14:paraId="1D0EEE26" wp14:textId="77777777">
      <w:pPr>
        <w:pStyle w:val="Normal"/>
        <w:keepNext w:val="true"/>
        <w:ind w:hanging="0"/>
        <w:rPr>
          <w:rFonts w:ascii="Times New Roman" w:hAnsi="Times New Roman" w:eastAsia="Times New Roman"/>
          <w:sz w:val="24"/>
          <w:szCs w:val="24"/>
        </w:rPr>
      </w:pPr>
      <w:r>
        <w:rPr>
          <w:rFonts w:eastAsia="Times New Roman"/>
          <w:sz w:val="24"/>
          <w:szCs w:val="24"/>
        </w:rPr>
        <w:drawing>
          <wp:anchor xmlns:wp14="http://schemas.microsoft.com/office/word/2010/wordprocessingDrawing" distT="0" distB="0" distL="0" distR="0" simplePos="0" relativeHeight="41" behindDoc="0" locked="0" layoutInCell="0" allowOverlap="1" wp14:anchorId="542705C7" wp14:editId="7777777">
            <wp:simplePos x="0" y="0"/>
            <wp:positionH relativeFrom="column">
              <wp:align>center</wp:align>
            </wp:positionH>
            <wp:positionV relativeFrom="paragraph">
              <wp:posOffset>635</wp:posOffset>
            </wp:positionV>
            <wp:extent cx="5943600" cy="5349240"/>
            <wp:effectExtent l="0" t="0" r="0" b="0"/>
            <wp:wrapSquare wrapText="largest"/>
            <wp:docPr id="2"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pic:cNvPicPr>
                      <a:picLocks noChangeAspect="1" noChangeArrowheads="1"/>
                    </pic:cNvPicPr>
                  </pic:nvPicPr>
                  <pic:blipFill>
                    <a:blip r:embed="rId3"/>
                    <a:stretch>
                      <a:fillRect/>
                    </a:stretch>
                  </pic:blipFill>
                  <pic:spPr bwMode="auto">
                    <a:xfrm>
                      <a:off x="0" y="0"/>
                      <a:ext cx="5943600" cy="5349240"/>
                    </a:xfrm>
                    <a:prstGeom prst="rect">
                      <a:avLst/>
                    </a:prstGeom>
                    <a:noFill/>
                  </pic:spPr>
                </pic:pic>
              </a:graphicData>
            </a:graphic>
          </wp:anchor>
        </w:drawing>
      </w:r>
    </w:p>
    <w:p xmlns:wp14="http://schemas.microsoft.com/office/word/2010/wordml" w14:paraId="3D2F1BF1" wp14:textId="77777777">
      <w:pPr>
        <w:pStyle w:val="Normal"/>
        <w:ind w:hanging="0"/>
        <w:jc w:val="star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xmlns:wp14="http://schemas.microsoft.com/office/word/2010/wordml" w14:paraId="49E398E2" wp14:textId="77777777">
      <w:pPr>
        <w:pStyle w:val="Normal"/>
        <w:ind w:hanging="0"/>
        <w:rPr>
          <w:rFonts w:ascii="Times New Roman" w:hAnsi="Times New Roman" w:eastAsia="Times New Roman"/>
          <w:sz w:val="24"/>
          <w:szCs w:val="24"/>
        </w:rPr>
      </w:pPr>
      <w:r>
        <w:rPr>
          <w:rFonts w:eastAsia="Times New Roman"/>
          <w:sz w:val="24"/>
          <w:szCs w:val="24"/>
        </w:rPr>
      </w:r>
    </w:p>
    <w:p xmlns:wp14="http://schemas.microsoft.com/office/word/2010/wordml" w14:paraId="514328CE" wp14:textId="77777777">
      <w:pPr>
        <w:pStyle w:val="Caption"/>
        <w:keepNext w:val="true"/>
        <w:spacing w:before="240" w:after="0" w:line="480" w:lineRule="auto"/>
        <w:ind w:hanging="0"/>
        <w:jc w:val="start"/>
        <w:rPr>
          <w:rFonts w:ascii="Times New Roman" w:hAnsi="Times New Roman"/>
          <w:sz w:val="24"/>
          <w:szCs w:val="24"/>
        </w:rPr>
      </w:pPr>
      <w:bookmarkStart w:name="_Toc231036771" w:id="112"/>
      <w:bookmarkStart w:name="bm_Ilustraci_n_2_Diagrama_de_casos_de__1" w:id="113"/>
      <w:bookmarkEnd w:id="112"/>
      <w:bookmarkEnd w:id="113"/>
      <w:r>
        <w:rPr>
          <w:rFonts w:eastAsia="Times New Roman"/>
          <w:b/>
          <w:bCs/>
          <w:sz w:val="24"/>
          <w:szCs w:val="24"/>
        </w:rPr>
        <w:t>Figura 2</w:t>
      </w:r>
    </w:p>
    <w:p xmlns:wp14="http://schemas.microsoft.com/office/word/2010/wordml" w14:paraId="6D982D3D" wp14:textId="77777777">
      <w:pPr>
        <w:pStyle w:val="Caption"/>
        <w:keepNext w:val="true"/>
        <w:spacing w:before="0" w:after="0" w:line="480" w:lineRule="auto"/>
        <w:ind w:hanging="0"/>
        <w:jc w:val="start"/>
        <w:rPr>
          <w:rFonts w:ascii="Times New Roman" w:hAnsi="Times New Roman"/>
          <w:sz w:val="24"/>
          <w:szCs w:val="24"/>
        </w:rPr>
      </w:pPr>
      <w:r>
        <w:rPr>
          <w:rFonts w:eastAsia="Times New Roman"/>
          <w:i/>
          <w:iCs/>
          <w:sz w:val="24"/>
          <w:szCs w:val="24"/>
        </w:rPr>
        <w:t>Diagrama de casos de uso (Paciente)</w:t>
      </w:r>
    </w:p>
    <w:p xmlns:wp14="http://schemas.microsoft.com/office/word/2010/wordml" w14:paraId="5E8D6958" wp14:textId="46562F2A">
      <w:pPr>
        <w:pStyle w:val="Normal"/>
        <w:spacing w:line="480" w:lineRule="auto"/>
        <w:rPr>
          <w:rFonts w:ascii="Times New Roman" w:hAnsi="Times New Roman"/>
          <w:sz w:val="24"/>
          <w:szCs w:val="24"/>
        </w:rPr>
      </w:pPr>
      <w:r>
        <w:rPr>
          <w:rFonts w:eastAsia="Times New Roman"/>
          <w:sz w:val="24"/>
          <w:szCs w:val="24"/>
        </w:rPr>
        <w:drawing>
          <wp:anchor xmlns:wp14="http://schemas.microsoft.com/office/word/2010/wordprocessingDrawing" distT="0" distB="0" distL="0" distR="0" simplePos="0" relativeHeight="42" behindDoc="0" locked="0" layoutInCell="0" allowOverlap="1" wp14:anchorId="10CF42BC" wp14:editId="7777777">
            <wp:simplePos x="0" y="0"/>
            <wp:positionH relativeFrom="column">
              <wp:align>center</wp:align>
            </wp:positionH>
            <wp:positionV relativeFrom="paragraph">
              <wp:posOffset>635</wp:posOffset>
            </wp:positionV>
            <wp:extent cx="6374130" cy="3263265"/>
            <wp:effectExtent l="0" t="0" r="0" b="0"/>
            <wp:wrapSquare wrapText="largest"/>
            <wp:docPr id="3"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pic:cNvPicPr>
                      <a:picLocks noChangeAspect="1" noChangeArrowheads="1"/>
                    </pic:cNvPicPr>
                  </pic:nvPicPr>
                  <pic:blipFill>
                    <a:blip r:embed="rId4"/>
                    <a:stretch>
                      <a:fillRect/>
                    </a:stretch>
                  </pic:blipFill>
                  <pic:spPr bwMode="auto">
                    <a:xfrm>
                      <a:off x="0" y="0"/>
                      <a:ext cx="6374130" cy="3263265"/>
                    </a:xfrm>
                    <a:prstGeom prst="rect">
                      <a:avLst/>
                    </a:prstGeom>
                    <a:noFill/>
                  </pic:spPr>
                </pic:pic>
              </a:graphicData>
            </a:graphic>
          </wp:anchor>
        </w:drawing>
      </w:r>
      <w:r>
        <w:rPr>
          <w:rFonts w:eastAsia="Times New Roman"/>
          <w:i w:val="1"/>
          <w:iCs w:val="1"/>
          <w:sz w:val="24"/>
          <w:szCs w:val="24"/>
        </w:rPr>
        <w:t>Nota.</w:t>
      </w:r>
      <w:r>
        <w:rPr>
          <w:rFonts w:eastAsia="Times New Roman"/>
          <w:sz w:val="24"/>
          <w:szCs w:val="24"/>
        </w:rPr>
        <w:t xml:space="preserve"> Elaboración propia.</w:t>
      </w:r>
    </w:p>
    <w:p xmlns:wp14="http://schemas.microsoft.com/office/word/2010/wordml" w14:paraId="16287F21" wp14:textId="77777777">
      <w:pPr>
        <w:pStyle w:val="Normal"/>
        <w:ind w:hanging="0"/>
        <w:rPr>
          <w:rFonts w:ascii="Times New Roman" w:hAnsi="Times New Roman" w:eastAsia="Times New Roman"/>
          <w:sz w:val="24"/>
          <w:szCs w:val="24"/>
        </w:rPr>
      </w:pPr>
    </w:p>
    <w:p w:rsidR="41BEC84F" w:rsidP="6C2EBA1A" w:rsidRDefault="41BEC84F" w14:paraId="3F2D3C1B" w14:textId="3967256D">
      <w:pPr>
        <w:pStyle w:val="Normal"/>
      </w:pPr>
      <w:r>
        <w:rPr>
          <w:rFonts w:eastAsia="Times New Roman"/>
          <w:sz w:val="24"/>
          <w:szCs w:val="24"/>
        </w:rPr>
        <w:t xml:space="preserve">Los casos de uso se agruparon en tres niveles de prioridad: alta, media y baja. Se consideraron tres criterios. El primero es su relación directa con los objetivos específicos del proyecto, que se enfocan en el agendamiento de citas, la historia clínica y los recordatorios a pacientes. El segundo es la existencia de una obligación legal asociada, como sucede con el consentimiento informado y la autorización de tratamiento de datos personales. </w:t>
      </w:r>
      <w:del w:id="9050" w:author="Revisión" w:date="2026-10-25T22:30:00Z">
        <w:r>
          <w:rPr>
            <w:rFonts w:eastAsia="Times New Roman"/>
            <w:sz w:val="24"/>
            <w:szCs w:val="24"/>
          </w:rPr>
          <w:delText xml:space="preserve">El tercero es la prioridad de los requerimientos funcionales de los que vienen.</w:delText>
        </w:r>
      </w:del>
      <w:ins w:id="9051" w:author="Revisión" w:date="2026-10-25T22:30:00Z">
        <w:r>
          <w:rPr>
            <w:rFonts w:eastAsia="Times New Roman"/>
            <w:sz w:val="24"/>
            <w:szCs w:val="24"/>
          </w:rPr>
          <w:t xml:space="preserve">El tercero, que se usó como complemento de los dos anteriores, es la prioridad de los requerimientos funcionales de los que vienen. Por eso, funciones de soporte como iniciar sesión o gestionar usuarios quedaron en prioridad media: son necesarias para operar el sistema, pero no responden de forma directa a los objetivos del proyecto.</w:t>
        </w:r>
      </w:ins>
      <w:r>
        <w:rPr>
          <w:rFonts w:eastAsia="Times New Roman"/>
          <w:sz w:val="24"/>
          <w:szCs w:val="24"/>
        </w:rPr>
        <w:t xml:space="preserve"> </w:t>
      </w:r>
    </w:p>
    <w:p w:rsidR="41BEC84F" w:rsidP="6C2EBA1A" w:rsidRDefault="41BEC84F" w14:paraId="73443A03" w14:textId="6E7FF649">
      <w:pPr>
        <w:pStyle w:val="Normal"/>
      </w:pPr>
      <w:r>
        <w:rPr>
          <w:rFonts w:eastAsia="Times New Roman"/>
          <w:sz w:val="24"/>
          <w:szCs w:val="24"/>
        </w:rPr>
        <w:t xml:space="preserve">Según esta clasificación, en esta sección se detallan los casos de uso de prioridad alta y media. Estos son los que definen el funcionamiento principal del consultorio. Los casos de uso de prioridad baja solo se mencionan en la Tabla 4. </w:t>
      </w:r>
      <w:del w:id="9052" w:author="Revisión" w:date="2026-10-25T22:30:00Z">
        <w:r>
          <w:rPr>
            <w:rFonts w:eastAsia="Times New Roman"/>
            <w:sz w:val="24"/>
            <w:szCs w:val="24"/>
          </w:rPr>
          <w:delText xml:space="preserve">Esto permite mantener la relación con los requerimientos de los que surgen.</w:delText>
        </w:r>
      </w:del>
      <w:ins w:id="9053" w:author="Revisión" w:date="2026-10-25T22:30:00Z">
        <w:r>
          <w:rPr>
            <w:rFonts w:eastAsia="Times New Roman"/>
            <w:sz w:val="24"/>
            <w:szCs w:val="24"/>
          </w:rPr>
          <w:t xml:space="preserve">Esto permite mantener la relación con los requerimientos de los que surgen. El CU-22 (Enviar confirmación de cita) no tiene ficha propia porque su flujo hace parte del CU-06: los pasos 7 y 7a de ese caso de uso describen cómo se genera y se deja en cola el mensaje de confirmación.</w:t>
        </w:r>
      </w:ins>
    </w:p>
    <w:p xmlns:wp14="http://schemas.microsoft.com/office/word/2010/wordml" w14:paraId="59C97A0E" wp14:textId="77777777">
      <w:pPr>
        <w:pStyle w:val="Caption"/>
        <w:keepNext w:val="true"/>
        <w:spacing w:before="240" w:after="0" w:line="480" w:lineRule="auto"/>
        <w:ind w:hanging="0"/>
        <w:jc w:val="start"/>
        <w:rPr>
          <w:rFonts w:ascii="Times New Roman" w:hAnsi="Times New Roman"/>
          <w:sz w:val="24"/>
          <w:szCs w:val="24"/>
        </w:rPr>
      </w:pPr>
      <w:bookmarkStart w:name="_Toc231036768" w:id="114"/>
      <w:bookmarkStart w:name="bm_Tabla_4_Casos_de_uso_del_sistema_we_1" w:id="115"/>
      <w:bookmarkEnd w:id="114"/>
      <w:bookmarkEnd w:id="115"/>
      <w:r>
        <w:rPr>
          <w:rFonts w:eastAsia="Times New Roman"/>
          <w:b/>
          <w:bCs/>
          <w:sz w:val="24"/>
          <w:szCs w:val="24"/>
        </w:rPr>
        <w:t>Tabla 4</w:t>
      </w:r>
    </w:p>
    <w:p xmlns:wp14="http://schemas.microsoft.com/office/word/2010/wordml" w14:paraId="4FF261EA" wp14:textId="77777777">
      <w:pPr>
        <w:pStyle w:val="Caption"/>
        <w:keepNext w:val="true"/>
        <w:spacing w:before="0" w:after="0" w:line="480" w:lineRule="auto"/>
        <w:ind w:hanging="0"/>
        <w:jc w:val="start"/>
        <w:rPr>
          <w:rFonts w:ascii="Times New Roman" w:hAnsi="Times New Roman"/>
          <w:sz w:val="24"/>
          <w:szCs w:val="24"/>
        </w:rPr>
      </w:pPr>
      <w:r>
        <w:rPr>
          <w:rFonts w:eastAsia="Times New Roman"/>
          <w:i/>
          <w:iCs/>
          <w:sz w:val="24"/>
          <w:szCs w:val="24"/>
        </w:rPr>
        <w:t>Casos de uso del sistema web RAVE</w:t>
      </w:r>
    </w:p>
    <w:p xmlns:wp14="http://schemas.microsoft.com/office/word/2010/wordml" w14:paraId="5BE93A62" wp14:textId="77777777">
      <w:pPr>
        <w:pStyle w:val="Normal"/>
        <w:keepNext w:val="true"/>
        <w:rPr>
          <w:rFonts w:ascii="Times New Roman" w:hAnsi="Times New Roman" w:eastAsia="Times New Roman"/>
          <w:sz w:val="24"/>
          <w:szCs w:val="24"/>
        </w:rPr>
      </w:pPr>
      <w:r>
        <w:rPr>
          <w:rFonts w:eastAsia="Times New Roman"/>
          <w:sz w:val="24"/>
          <w:szCs w:val="24"/>
        </w:rPr>
      </w:r>
    </w:p>
    <w:tbl>
      <w:tblPr>
        <w:tblStyle w:val="Tablaconcuadrcula"/>
        <w:tblW w:w="9350" w:type="dxa"/>
        <w:jc w:val="start"/>
        <w:tblInd w:w="0" w:type="dxa"/>
        <w:tblLayout w:type="fixed"/>
        <w:tblCellMar>
          <w:top w:w="0" w:type="dxa"/>
          <w:start w:w="108" w:type="dxa"/>
          <w:bottom w:w="0" w:type="dxa"/>
          <w:end w:w="108" w:type="dxa"/>
        </w:tblCellMar>
        <w:tblLook w:val="06A0" w:firstRow="1" w:lastRow="0" w:firstColumn="1" w:lastColumn="0" w:noHBand="1" w:noVBand="1"/>
      </w:tblPr>
      <w:tblGrid>
        <w:gridCol w:w="964"/>
        <w:gridCol w:w="1282"/>
        <w:gridCol w:w="1954"/>
        <w:gridCol w:w="1950"/>
        <w:gridCol w:w="2000"/>
        <w:gridCol w:w="1200"/>
      </w:tblGrid>
      <w:tr xmlns:wp14="http://schemas.microsoft.com/office/word/2010/wordml" w:rsidTr="6C2EBA1A" w14:paraId="67BA6E20" wp14:textId="77777777">
        <w:trPr>
          <w:trHeight w:val="300" w:hRule="atLeast"/>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64" w:type="dxa"/>
            <w:tcBorders>
              <w:end w:val="nil"/>
            </w:tcBorders>
            <w:tcMar/>
          </w:tcPr>
          <w:p w14:paraId="470E0940" wp14:textId="77777777">
            <w:pPr>
              <w:pStyle w:val="Normal"/>
              <w:widowControl/>
              <w:suppressAutoHyphens w:val="true"/>
              <w:spacing w:before="0" w:after="0" w:line="240" w:lineRule="auto"/>
              <w:ind w:hanging="0"/>
              <w:jc w:val="center"/>
              <w:rPr>
                <w:rFonts w:ascii="Times New Roman" w:hAnsi="Times New Roman"/>
                <w:b/>
                <w:bCs/>
                <w:i/>
                <w:sz w:val="24"/>
                <w:szCs w:val="24"/>
              </w:rPr>
            </w:pPr>
            <w:r>
              <w:rPr>
                <w:rFonts w:eastAsia="Times New Roman" w:cs="Times New Roman"/>
                <w:b/>
                <w:bCs/>
                <w:i/>
                <w:iCs/>
                <w:color w:val="000000" w:themeColor="text1"/>
                <w:kern w:val="0"/>
                <w:sz w:val="24"/>
                <w:szCs w:val="24"/>
                <w:lang w:eastAsia="es-ES" w:bidi="ar-SA"/>
              </w:rPr>
              <w:t>ID</w:t>
            </w:r>
          </w:p>
        </w:tc>
        <w:tc>
          <w:tcPr>
            <w:cnfStyle w:val="000000000000" w:firstRow="0" w:lastRow="0" w:firstColumn="0" w:lastColumn="0" w:oddVBand="0" w:evenVBand="0" w:oddHBand="0" w:evenHBand="0" w:firstRowFirstColumn="0" w:firstRowLastColumn="0" w:lastRowFirstColumn="0" w:lastRowLastColumn="0"/>
            <w:tcW w:w="1282" w:type="dxa"/>
            <w:tcBorders>
              <w:start w:val="nil"/>
              <w:end w:val="nil"/>
            </w:tcBorders>
            <w:tcMar/>
          </w:tcPr>
          <w:p w14:paraId="21638549" wp14:textId="77777777">
            <w:pPr>
              <w:pStyle w:val="Normal"/>
              <w:widowControl/>
              <w:suppressAutoHyphens w:val="true"/>
              <w:spacing w:before="0" w:after="0" w:line="240" w:lineRule="auto"/>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val="000000" w:themeColor="text1"/>
                <w:kern w:val="0"/>
                <w:sz w:val="24"/>
                <w:szCs w:val="24"/>
                <w:lang w:eastAsia="es-ES" w:bidi="ar-SA"/>
              </w:rPr>
              <w:t>Módulo</w:t>
            </w:r>
          </w:p>
        </w:tc>
        <w:tc>
          <w:tcPr>
            <w:cnfStyle w:val="000000000000" w:firstRow="0" w:lastRow="0" w:firstColumn="0" w:lastColumn="0" w:oddVBand="0" w:evenVBand="0" w:oddHBand="0" w:evenHBand="0" w:firstRowFirstColumn="0" w:firstRowLastColumn="0" w:lastRowFirstColumn="0" w:lastRowLastColumn="0"/>
            <w:tcW w:w="1954" w:type="dxa"/>
            <w:tcBorders>
              <w:start w:val="nil"/>
              <w:end w:val="nil"/>
            </w:tcBorders>
            <w:tcMar/>
          </w:tcPr>
          <w:p w14:paraId="67D95E88" wp14:textId="77777777">
            <w:pPr>
              <w:pStyle w:val="Normal"/>
              <w:widowControl/>
              <w:suppressAutoHyphens w:val="true"/>
              <w:spacing w:before="0" w:after="0" w:line="240" w:lineRule="auto"/>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val="000000" w:themeColor="text1"/>
                <w:kern w:val="0"/>
                <w:sz w:val="24"/>
                <w:szCs w:val="24"/>
                <w:lang w:eastAsia="es-ES" w:bidi="ar-SA"/>
              </w:rPr>
              <w:t>Nombre</w:t>
            </w:r>
          </w:p>
        </w:tc>
        <w:tc>
          <w:tcPr>
            <w:cnfStyle w:val="000000000000" w:firstRow="0" w:lastRow="0" w:firstColumn="0" w:lastColumn="0" w:oddVBand="0" w:evenVBand="0" w:oddHBand="0" w:evenHBand="0" w:firstRowFirstColumn="0" w:firstRowLastColumn="0" w:lastRowFirstColumn="0" w:lastRowLastColumn="0"/>
            <w:tcW w:w="1950" w:type="dxa"/>
            <w:tcBorders>
              <w:start w:val="nil"/>
              <w:end w:val="nil"/>
            </w:tcBorders>
            <w:tcMar/>
          </w:tcPr>
          <w:p w14:paraId="2F8E5A37" wp14:textId="77777777">
            <w:pPr>
              <w:pStyle w:val="Normal"/>
              <w:widowControl/>
              <w:suppressAutoHyphens w:val="true"/>
              <w:spacing w:before="0" w:after="0" w:line="240" w:lineRule="auto"/>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val="000000" w:themeColor="text1"/>
                <w:kern w:val="0"/>
                <w:sz w:val="24"/>
                <w:szCs w:val="24"/>
                <w:lang w:eastAsia="es-ES" w:bidi="ar-SA"/>
              </w:rPr>
              <w:t>Actor(es)</w:t>
            </w:r>
          </w:p>
        </w:tc>
        <w:tc>
          <w:tcPr>
            <w:cnfStyle w:val="000000000000" w:firstRow="0" w:lastRow="0" w:firstColumn="0" w:lastColumn="0" w:oddVBand="0" w:evenVBand="0" w:oddHBand="0" w:evenHBand="0" w:firstRowFirstColumn="0" w:firstRowLastColumn="0" w:lastRowFirstColumn="0" w:lastRowLastColumn="0"/>
            <w:tcW w:w="2000" w:type="dxa"/>
            <w:tcBorders>
              <w:start w:val="nil"/>
              <w:end w:val="nil"/>
            </w:tcBorders>
            <w:tcMar/>
          </w:tcPr>
          <w:p w14:paraId="1B011B39" wp14:textId="77777777">
            <w:pPr>
              <w:pStyle w:val="Normal"/>
              <w:widowControl/>
              <w:suppressAutoHyphens w:val="true"/>
              <w:spacing w:before="0" w:after="0" w:line="240" w:lineRule="auto"/>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val="000000" w:themeColor="text1"/>
                <w:kern w:val="0"/>
                <w:sz w:val="24"/>
                <w:szCs w:val="24"/>
                <w:lang w:eastAsia="es-ES" w:bidi="ar-SA"/>
              </w:rPr>
              <w:t>Origen (RF / ROC / Ley)</w:t>
            </w:r>
          </w:p>
        </w:tc>
        <w:tc>
          <w:tcPr>
            <w:cnfStyle w:val="000000000000" w:firstRow="0" w:lastRow="0" w:firstColumn="0" w:lastColumn="0" w:oddVBand="0" w:evenVBand="0" w:oddHBand="0" w:evenHBand="0" w:firstRowFirstColumn="0" w:firstRowLastColumn="0" w:lastRowFirstColumn="0" w:lastRowLastColumn="0"/>
            <w:tcW w:w="1200" w:type="dxa"/>
            <w:tcBorders>
              <w:start w:val="nil"/>
            </w:tcBorders>
            <w:tcMar/>
          </w:tcPr>
          <w:p w14:paraId="1809CD17" wp14:textId="77777777">
            <w:pPr>
              <w:pStyle w:val="Normal"/>
              <w:widowControl/>
              <w:suppressAutoHyphens w:val="true"/>
              <w:spacing w:before="0" w:after="0" w:line="240" w:lineRule="auto"/>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val="000000" w:themeColor="text1"/>
                <w:kern w:val="0"/>
                <w:sz w:val="24"/>
                <w:szCs w:val="24"/>
                <w:lang w:eastAsia="es-ES" w:bidi="ar-SA"/>
              </w:rPr>
              <w:t>Prioridad</w:t>
            </w:r>
          </w:p>
        </w:tc>
      </w:tr>
      <w:tr xmlns:wp14="http://schemas.microsoft.com/office/word/2010/wordml" w:rsidTr="6C2EBA1A" w14:paraId="6964BE32"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964" w:type="dxa"/>
            <w:tcBorders>
              <w:end w:val="nil"/>
            </w:tcBorders>
            <w:tcMar/>
          </w:tcPr>
          <w:p w:rsidP="6BCAD749" w14:paraId="28BB6873" wp14:textId="0BE80F3E">
            <w:pPr>
              <w:pStyle w:val="Normal"/>
              <w:widowControl w:val="1"/>
              <w:suppressAutoHyphens w:val="true"/>
              <w:spacing w:before="0" w:after="0" w:line="240" w:lineRule="auto"/>
              <w:ind w:hanging="0"/>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CU-01</w:t>
            </w:r>
          </w:p>
        </w:tc>
        <w:tc>
          <w:tcPr>
            <w:cnfStyle w:val="000000000000" w:firstRow="0" w:lastRow="0" w:firstColumn="0" w:lastColumn="0" w:oddVBand="0" w:evenVBand="0" w:oddHBand="0" w:evenHBand="0" w:firstRowFirstColumn="0" w:firstRowLastColumn="0" w:lastRowFirstColumn="0" w:lastRowLastColumn="0"/>
            <w:tcW w:w="1282" w:type="dxa"/>
            <w:vMerge w:val="restart"/>
            <w:tcBorders/>
            <w:tcMar/>
          </w:tcPr>
          <w:p w14:paraId="63D77F84"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Seguridad</w:t>
            </w:r>
          </w:p>
        </w:tc>
        <w:tc>
          <w:tcPr>
            <w:cnfStyle w:val="000000000000" w:firstRow="0" w:lastRow="0" w:firstColumn="0" w:lastColumn="0" w:oddVBand="0" w:evenVBand="0" w:oddHBand="0" w:evenHBand="0" w:firstRowFirstColumn="0" w:firstRowLastColumn="0" w:lastRowFirstColumn="0" w:lastRowLastColumn="0"/>
            <w:tcW w:w="1954" w:type="dxa"/>
            <w:tcBorders/>
            <w:tcMar/>
          </w:tcPr>
          <w:p w14:paraId="6549AC49"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Iniciar sesión</w:t>
            </w:r>
          </w:p>
        </w:tc>
        <w:tc>
          <w:tcPr>
            <w:cnfStyle w:val="000000000000" w:firstRow="0" w:lastRow="0" w:firstColumn="0" w:lastColumn="0" w:oddVBand="0" w:evenVBand="0" w:oddHBand="0" w:evenHBand="0" w:firstRowFirstColumn="0" w:firstRowLastColumn="0" w:lastRowFirstColumn="0" w:lastRowLastColumn="0"/>
            <w:tcW w:w="1950" w:type="dxa"/>
            <w:tcBorders/>
            <w:tcMar/>
          </w:tcPr>
          <w:p w14:paraId="2E521999"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Administrador / Equipo clínico</w:t>
            </w:r>
          </w:p>
        </w:tc>
        <w:tc>
          <w:tcPr>
            <w:cnfStyle w:val="000000000000" w:firstRow="0" w:lastRow="0" w:firstColumn="0" w:lastColumn="0" w:oddVBand="0" w:evenVBand="0" w:oddHBand="0" w:evenHBand="0" w:firstRowFirstColumn="0" w:firstRowLastColumn="0" w:lastRowFirstColumn="0" w:lastRowLastColumn="0"/>
            <w:tcW w:w="2000" w:type="dxa"/>
            <w:tcBorders/>
            <w:tcMar/>
          </w:tcPr>
          <w:p w14:paraId="4CF30141" wp14:textId="5926F4E5">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RF-01, RNF-01</w:t>
            </w:r>
          </w:p>
        </w:tc>
        <w:tc>
          <w:tcPr>
            <w:cnfStyle w:val="000000000000" w:firstRow="0" w:lastRow="0" w:firstColumn="0" w:lastColumn="0" w:oddVBand="0" w:evenVBand="0" w:oddHBand="0" w:evenHBand="0" w:firstRowFirstColumn="0" w:firstRowLastColumn="0" w:lastRowFirstColumn="0" w:lastRowLastColumn="0"/>
            <w:tcW w:w="1200" w:type="dxa"/>
            <w:tcBorders/>
            <w:tcMar/>
          </w:tcPr>
          <w:p w14:paraId="679EC12F"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Media</w:t>
            </w:r>
          </w:p>
        </w:tc>
      </w:tr>
      <w:tr xmlns:wp14="http://schemas.microsoft.com/office/word/2010/wordml" w:rsidTr="6C2EBA1A" w14:paraId="132352CB"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964" w:type="dxa"/>
            <w:tcBorders>
              <w:end w:val="nil"/>
            </w:tcBorders>
            <w:tcMar/>
          </w:tcPr>
          <w:p w:rsidP="6BCAD749" w14:paraId="2D103C4B" wp14:textId="1FCE977A">
            <w:pPr>
              <w:pStyle w:val="Normal"/>
              <w:widowControl w:val="1"/>
              <w:suppressAutoHyphens w:val="true"/>
              <w:spacing w:before="0" w:after="0" w:line="240" w:lineRule="auto"/>
              <w:ind w:hanging="0"/>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CU-02</w:t>
            </w:r>
          </w:p>
        </w:tc>
        <w:tc>
          <w:tcPr>
            <w:cnfStyle w:val="000000000000" w:firstRow="0" w:lastRow="0" w:firstColumn="0" w:lastColumn="0" w:oddVBand="0" w:evenVBand="0" w:oddHBand="0" w:evenHBand="0" w:firstRowFirstColumn="0" w:firstRowLastColumn="0" w:lastRowFirstColumn="0" w:lastRowLastColumn="0"/>
            <w:tcW w:w="1282" w:type="dxa"/>
            <w:vMerge/>
            <w:tcBorders/>
            <w:tcMar/>
          </w:tcPr>
          <w:p w14:paraId="384BA73E" wp14:textId="77777777">
            <w:pPr>
              <w:pStyle w:val="Normal"/>
              <w:widowControl/>
              <w:suppressAutoHyphens w:val="true"/>
              <w:spacing w:before="0"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sz w:val="24"/>
                <w:szCs w:val="24"/>
              </w:rPr>
            </w:r>
          </w:p>
        </w:tc>
        <w:tc>
          <w:tcPr>
            <w:cnfStyle w:val="000000000000" w:firstRow="0" w:lastRow="0" w:firstColumn="0" w:lastColumn="0" w:oddVBand="0" w:evenVBand="0" w:oddHBand="0" w:evenHBand="0" w:firstRowFirstColumn="0" w:firstRowLastColumn="0" w:lastRowFirstColumn="0" w:lastRowLastColumn="0"/>
            <w:tcW w:w="1954" w:type="dxa"/>
            <w:tcBorders/>
            <w:tcMar/>
          </w:tcPr>
          <w:p w14:paraId="4648A54E"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Recuperar acceso</w:t>
            </w:r>
          </w:p>
        </w:tc>
        <w:tc>
          <w:tcPr>
            <w:cnfStyle w:val="000000000000" w:firstRow="0" w:lastRow="0" w:firstColumn="0" w:lastColumn="0" w:oddVBand="0" w:evenVBand="0" w:oddHBand="0" w:evenHBand="0" w:firstRowFirstColumn="0" w:firstRowLastColumn="0" w:lastRowFirstColumn="0" w:lastRowLastColumn="0"/>
            <w:tcW w:w="1950" w:type="dxa"/>
            <w:tcBorders/>
            <w:tcMar/>
          </w:tcPr>
          <w:p w14:paraId="4F437A10"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Administrador / Equipo clínico</w:t>
            </w:r>
          </w:p>
        </w:tc>
        <w:tc>
          <w:tcPr>
            <w:cnfStyle w:val="000000000000" w:firstRow="0" w:lastRow="0" w:firstColumn="0" w:lastColumn="0" w:oddVBand="0" w:evenVBand="0" w:oddHBand="0" w:evenHBand="0" w:firstRowFirstColumn="0" w:firstRowLastColumn="0" w:lastRowFirstColumn="0" w:lastRowLastColumn="0"/>
            <w:tcW w:w="2000" w:type="dxa"/>
            <w:tcBorders/>
            <w:tcMar/>
          </w:tcPr>
          <w:p w14:paraId="70B8C208" wp14:textId="11790A6B">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RF-02</w:t>
            </w:r>
          </w:p>
        </w:tc>
        <w:tc>
          <w:tcPr>
            <w:cnfStyle w:val="000000000000" w:firstRow="0" w:lastRow="0" w:firstColumn="0" w:lastColumn="0" w:oddVBand="0" w:evenVBand="0" w:oddHBand="0" w:evenHBand="0" w:firstRowFirstColumn="0" w:firstRowLastColumn="0" w:lastRowFirstColumn="0" w:lastRowLastColumn="0"/>
            <w:tcW w:w="1200" w:type="dxa"/>
            <w:tcBorders/>
            <w:tcMar/>
          </w:tcPr>
          <w:p w14:paraId="6472CF56"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Baja</w:t>
            </w:r>
          </w:p>
        </w:tc>
      </w:tr>
      <w:tr xmlns:wp14="http://schemas.microsoft.com/office/word/2010/wordml" w:rsidTr="6C2EBA1A" w14:paraId="3227B444"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964" w:type="dxa"/>
            <w:tcBorders>
              <w:end w:val="nil"/>
            </w:tcBorders>
            <w:tcMar/>
          </w:tcPr>
          <w:p w:rsidP="6BCAD749" w14:paraId="5CF9B62C" wp14:textId="2EB3766F">
            <w:pPr>
              <w:pStyle w:val="Normal"/>
              <w:widowControl w:val="1"/>
              <w:suppressAutoHyphens w:val="true"/>
              <w:spacing w:before="0" w:after="0" w:line="240" w:lineRule="auto"/>
              <w:ind w:hanging="0"/>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CU-03</w:t>
            </w:r>
          </w:p>
        </w:tc>
        <w:tc>
          <w:tcPr>
            <w:cnfStyle w:val="000000000000" w:firstRow="0" w:lastRow="0" w:firstColumn="0" w:lastColumn="0" w:oddVBand="0" w:evenVBand="0" w:oddHBand="0" w:evenHBand="0" w:firstRowFirstColumn="0" w:firstRowLastColumn="0" w:lastRowFirstColumn="0" w:lastRowLastColumn="0"/>
            <w:tcW w:w="1282" w:type="dxa"/>
            <w:vMerge/>
            <w:tcBorders/>
            <w:tcMar/>
          </w:tcPr>
          <w:p w14:paraId="34B3F2EB" wp14:textId="77777777">
            <w:pPr>
              <w:pStyle w:val="Normal"/>
              <w:widowControl/>
              <w:suppressAutoHyphens w:val="true"/>
              <w:spacing w:before="0"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sz w:val="24"/>
                <w:szCs w:val="24"/>
              </w:rPr>
            </w:r>
          </w:p>
        </w:tc>
        <w:tc>
          <w:tcPr>
            <w:cnfStyle w:val="000000000000" w:firstRow="0" w:lastRow="0" w:firstColumn="0" w:lastColumn="0" w:oddVBand="0" w:evenVBand="0" w:oddHBand="0" w:evenHBand="0" w:firstRowFirstColumn="0" w:firstRowLastColumn="0" w:lastRowFirstColumn="0" w:lastRowLastColumn="0"/>
            <w:tcW w:w="1954" w:type="dxa"/>
            <w:tcBorders/>
            <w:tcMar/>
          </w:tcPr>
          <w:p w14:paraId="5A26200D"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Cerrar sesión</w:t>
            </w:r>
          </w:p>
        </w:tc>
        <w:tc>
          <w:tcPr>
            <w:cnfStyle w:val="000000000000" w:firstRow="0" w:lastRow="0" w:firstColumn="0" w:lastColumn="0" w:oddVBand="0" w:evenVBand="0" w:oddHBand="0" w:evenHBand="0" w:firstRowFirstColumn="0" w:firstRowLastColumn="0" w:lastRowFirstColumn="0" w:lastRowLastColumn="0"/>
            <w:tcW w:w="1950" w:type="dxa"/>
            <w:tcBorders/>
            <w:tcMar/>
          </w:tcPr>
          <w:p w14:paraId="6E211051"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Administrador / Equipo clínico</w:t>
            </w:r>
          </w:p>
        </w:tc>
        <w:tc>
          <w:tcPr>
            <w:cnfStyle w:val="000000000000" w:firstRow="0" w:lastRow="0" w:firstColumn="0" w:lastColumn="0" w:oddVBand="0" w:evenVBand="0" w:oddHBand="0" w:evenHBand="0" w:firstRowFirstColumn="0" w:firstRowLastColumn="0" w:lastRowFirstColumn="0" w:lastRowLastColumn="0"/>
            <w:tcW w:w="2000" w:type="dxa"/>
            <w:tcBorders/>
            <w:tcMar/>
          </w:tcPr>
          <w:p w14:paraId="373F8D70" wp14:textId="4EF941DE">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RF-03, RNF-03</w:t>
            </w:r>
          </w:p>
        </w:tc>
        <w:tc>
          <w:tcPr>
            <w:cnfStyle w:val="000000000000" w:firstRow="0" w:lastRow="0" w:firstColumn="0" w:lastColumn="0" w:oddVBand="0" w:evenVBand="0" w:oddHBand="0" w:evenHBand="0" w:firstRowFirstColumn="0" w:firstRowLastColumn="0" w:lastRowFirstColumn="0" w:lastRowLastColumn="0"/>
            <w:tcW w:w="1200" w:type="dxa"/>
            <w:tcBorders/>
            <w:tcMar/>
          </w:tcPr>
          <w:p w14:paraId="156B13F7"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Baja</w:t>
            </w:r>
          </w:p>
        </w:tc>
      </w:tr>
      <w:tr xmlns:wp14="http://schemas.microsoft.com/office/word/2010/wordml" w:rsidTr="6C2EBA1A" w14:paraId="734629BF"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964" w:type="dxa"/>
            <w:tcBorders>
              <w:end w:val="nil"/>
            </w:tcBorders>
            <w:tcMar/>
          </w:tcPr>
          <w:p w:rsidP="6BCAD749" w14:paraId="2C96FEFE" wp14:textId="4B766AF2">
            <w:pPr>
              <w:pStyle w:val="Normal"/>
              <w:widowControl w:val="1"/>
              <w:suppressAutoHyphens w:val="true"/>
              <w:spacing w:before="0" w:after="0" w:line="240" w:lineRule="auto"/>
              <w:ind w:hanging="0"/>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CU-04</w:t>
            </w:r>
          </w:p>
        </w:tc>
        <w:tc>
          <w:tcPr>
            <w:cnfStyle w:val="000000000000" w:firstRow="0" w:lastRow="0" w:firstColumn="0" w:lastColumn="0" w:oddVBand="0" w:evenVBand="0" w:oddHBand="0" w:evenHBand="0" w:firstRowFirstColumn="0" w:firstRowLastColumn="0" w:lastRowFirstColumn="0" w:lastRowLastColumn="0"/>
            <w:tcW w:w="1282" w:type="dxa"/>
            <w:tcBorders/>
            <w:tcMar/>
          </w:tcPr>
          <w:p w14:paraId="1BDA513A"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Usuarios, roles y permisos</w:t>
            </w:r>
          </w:p>
        </w:tc>
        <w:tc>
          <w:tcPr>
            <w:cnfStyle w:val="000000000000" w:firstRow="0" w:lastRow="0" w:firstColumn="0" w:lastColumn="0" w:oddVBand="0" w:evenVBand="0" w:oddHBand="0" w:evenHBand="0" w:firstRowFirstColumn="0" w:firstRowLastColumn="0" w:lastRowFirstColumn="0" w:lastRowLastColumn="0"/>
            <w:tcW w:w="1954" w:type="dxa"/>
            <w:tcBorders/>
            <w:tcMar/>
          </w:tcPr>
          <w:p w14:paraId="1D75761F"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Gestionar usuarios</w:t>
            </w:r>
          </w:p>
        </w:tc>
        <w:tc>
          <w:tcPr>
            <w:cnfStyle w:val="000000000000" w:firstRow="0" w:lastRow="0" w:firstColumn="0" w:lastColumn="0" w:oddVBand="0" w:evenVBand="0" w:oddHBand="0" w:evenHBand="0" w:firstRowFirstColumn="0" w:firstRowLastColumn="0" w:lastRowFirstColumn="0" w:lastRowLastColumn="0"/>
            <w:tcW w:w="1950" w:type="dxa"/>
            <w:tcBorders/>
            <w:tcMar/>
          </w:tcPr>
          <w:p w14:paraId="1EEF2EED"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Administrador</w:t>
            </w:r>
          </w:p>
        </w:tc>
        <w:tc>
          <w:tcPr>
            <w:cnfStyle w:val="000000000000" w:firstRow="0" w:lastRow="0" w:firstColumn="0" w:lastColumn="0" w:oddVBand="0" w:evenVBand="0" w:oddHBand="0" w:evenHBand="0" w:firstRowFirstColumn="0" w:firstRowLastColumn="0" w:lastRowFirstColumn="0" w:lastRowLastColumn="0"/>
            <w:tcW w:w="2000" w:type="dxa"/>
            <w:tcBorders/>
            <w:tcMar/>
          </w:tcPr>
          <w:p w14:paraId="3145E0C5" wp14:textId="10682FB8">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RF-04, RF-05, RNF-02</w:t>
            </w:r>
          </w:p>
        </w:tc>
        <w:tc>
          <w:tcPr>
            <w:cnfStyle w:val="000000000000" w:firstRow="0" w:lastRow="0" w:firstColumn="0" w:lastColumn="0" w:oddVBand="0" w:evenVBand="0" w:oddHBand="0" w:evenHBand="0" w:firstRowFirstColumn="0" w:firstRowLastColumn="0" w:lastRowFirstColumn="0" w:lastRowLastColumn="0"/>
            <w:tcW w:w="1200" w:type="dxa"/>
            <w:tcBorders/>
            <w:tcMar/>
          </w:tcPr>
          <w:p w14:paraId="5A5864E4"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Media</w:t>
            </w:r>
          </w:p>
        </w:tc>
      </w:tr>
      <w:tr xmlns:wp14="http://schemas.microsoft.com/office/word/2010/wordml" w:rsidTr="6C2EBA1A" w14:paraId="51186975"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964" w:type="dxa"/>
            <w:tcBorders>
              <w:end w:val="nil"/>
            </w:tcBorders>
            <w:tcMar/>
          </w:tcPr>
          <w:p w:rsidP="6BCAD749" w14:paraId="23E936EA" wp14:textId="47873168">
            <w:pPr>
              <w:pStyle w:val="Normal"/>
              <w:widowControl w:val="1"/>
              <w:suppressAutoHyphens w:val="true"/>
              <w:spacing w:before="0" w:after="0" w:line="240" w:lineRule="auto"/>
              <w:ind w:hanging="0"/>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CU-05</w:t>
            </w:r>
          </w:p>
        </w:tc>
        <w:tc>
          <w:tcPr>
            <w:cnfStyle w:val="000000000000" w:firstRow="0" w:lastRow="0" w:firstColumn="0" w:lastColumn="0" w:oddVBand="0" w:evenVBand="0" w:oddHBand="0" w:evenHBand="0" w:firstRowFirstColumn="0" w:firstRowLastColumn="0" w:lastRowFirstColumn="0" w:lastRowLastColumn="0"/>
            <w:tcW w:w="1282" w:type="dxa"/>
            <w:tcBorders/>
            <w:tcMar/>
          </w:tcPr>
          <w:p w14:paraId="75D57CC0"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Pacientes</w:t>
            </w:r>
          </w:p>
        </w:tc>
        <w:tc>
          <w:tcPr>
            <w:cnfStyle w:val="000000000000" w:firstRow="0" w:lastRow="0" w:firstColumn="0" w:lastColumn="0" w:oddVBand="0" w:evenVBand="0" w:oddHBand="0" w:evenHBand="0" w:firstRowFirstColumn="0" w:firstRowLastColumn="0" w:lastRowFirstColumn="0" w:lastRowLastColumn="0"/>
            <w:tcW w:w="1954" w:type="dxa"/>
            <w:tcBorders/>
            <w:tcMar/>
          </w:tcPr>
          <w:p w14:paraId="0DCDA035"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Gestionar pacientes</w:t>
            </w:r>
          </w:p>
        </w:tc>
        <w:tc>
          <w:tcPr>
            <w:cnfStyle w:val="000000000000" w:firstRow="0" w:lastRow="0" w:firstColumn="0" w:lastColumn="0" w:oddVBand="0" w:evenVBand="0" w:oddHBand="0" w:evenHBand="0" w:firstRowFirstColumn="0" w:firstRowLastColumn="0" w:lastRowFirstColumn="0" w:lastRowLastColumn="0"/>
            <w:tcW w:w="1950" w:type="dxa"/>
            <w:tcBorders/>
            <w:tcMar/>
          </w:tcPr>
          <w:p w14:paraId="1F2D2304"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Administrador / Equipo clínico</w:t>
            </w:r>
          </w:p>
        </w:tc>
        <w:tc>
          <w:tcPr>
            <w:cnfStyle w:val="000000000000" w:firstRow="0" w:lastRow="0" w:firstColumn="0" w:lastColumn="0" w:oddVBand="0" w:evenVBand="0" w:oddHBand="0" w:evenHBand="0" w:firstRowFirstColumn="0" w:firstRowLastColumn="0" w:lastRowFirstColumn="0" w:lastRowLastColumn="0"/>
            <w:tcW w:w="2000" w:type="dxa"/>
            <w:tcBorders/>
            <w:tcMar/>
          </w:tcPr>
          <w:p w14:paraId="4B572002" wp14:textId="57A62E6B">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RF-07, RF-08, RF-09, ROC-10, ROC-11, RNF-06 (incluye CU-20)</w:t>
            </w:r>
          </w:p>
        </w:tc>
        <w:tc>
          <w:tcPr>
            <w:cnfStyle w:val="000000000000" w:firstRow="0" w:lastRow="0" w:firstColumn="0" w:lastColumn="0" w:oddVBand="0" w:evenVBand="0" w:oddHBand="0" w:evenHBand="0" w:firstRowFirstColumn="0" w:firstRowLastColumn="0" w:lastRowFirstColumn="0" w:lastRowLastColumn="0"/>
            <w:tcW w:w="1200" w:type="dxa"/>
            <w:tcBorders/>
            <w:tcMar/>
          </w:tcPr>
          <w:p w14:paraId="0BBA1586"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Alta</w:t>
            </w:r>
          </w:p>
        </w:tc>
      </w:tr>
      <w:tr xmlns:wp14="http://schemas.microsoft.com/office/word/2010/wordml" w:rsidTr="6C2EBA1A" w14:paraId="6F332734"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964" w:type="dxa"/>
            <w:tcBorders>
              <w:end w:val="nil"/>
            </w:tcBorders>
            <w:tcMar/>
          </w:tcPr>
          <w:p w:rsidP="6BCAD749" w14:paraId="6F665BD4" wp14:textId="53C0B3D6">
            <w:pPr>
              <w:pStyle w:val="Normal"/>
              <w:widowControl w:val="1"/>
              <w:suppressAutoHyphens w:val="true"/>
              <w:spacing w:before="0" w:after="0" w:line="240" w:lineRule="auto"/>
              <w:ind w:hanging="0"/>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CU-06</w:t>
            </w:r>
          </w:p>
        </w:tc>
        <w:tc>
          <w:tcPr>
            <w:cnfStyle w:val="000000000000" w:firstRow="0" w:lastRow="0" w:firstColumn="0" w:lastColumn="0" w:oddVBand="0" w:evenVBand="0" w:oddHBand="0" w:evenHBand="0" w:firstRowFirstColumn="0" w:firstRowLastColumn="0" w:lastRowFirstColumn="0" w:lastRowLastColumn="0"/>
            <w:tcW w:w="1282" w:type="dxa"/>
            <w:vMerge w:val="restart"/>
            <w:tcBorders/>
            <w:tcMar/>
          </w:tcPr>
          <w:p w14:paraId="5C739A0C"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Citas</w:t>
            </w:r>
          </w:p>
        </w:tc>
        <w:tc>
          <w:tcPr>
            <w:cnfStyle w:val="000000000000" w:firstRow="0" w:lastRow="0" w:firstColumn="0" w:lastColumn="0" w:oddVBand="0" w:evenVBand="0" w:oddHBand="0" w:evenHBand="0" w:firstRowFirstColumn="0" w:firstRowLastColumn="0" w:lastRowFirstColumn="0" w:lastRowLastColumn="0"/>
            <w:tcW w:w="1954" w:type="dxa"/>
            <w:tcBorders/>
            <w:tcMar/>
          </w:tcPr>
          <w:p w14:paraId="33CC9FEC"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Agendar cita</w:t>
            </w:r>
          </w:p>
        </w:tc>
        <w:tc>
          <w:tcPr>
            <w:cnfStyle w:val="000000000000" w:firstRow="0" w:lastRow="0" w:firstColumn="0" w:lastColumn="0" w:oddVBand="0" w:evenVBand="0" w:oddHBand="0" w:evenHBand="0" w:firstRowFirstColumn="0" w:firstRowLastColumn="0" w:lastRowFirstColumn="0" w:lastRowLastColumn="0"/>
            <w:tcW w:w="1950" w:type="dxa"/>
            <w:tcBorders/>
            <w:tcMar/>
          </w:tcPr>
          <w:p w14:paraId="2B5F9BF3"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Administrador / Equipo clínico (Asistente)</w:t>
            </w:r>
          </w:p>
        </w:tc>
        <w:tc>
          <w:tcPr>
            <w:cnfStyle w:val="000000000000" w:firstRow="0" w:lastRow="0" w:firstColumn="0" w:lastColumn="0" w:oddVBand="0" w:evenVBand="0" w:oddHBand="0" w:evenHBand="0" w:firstRowFirstColumn="0" w:firstRowLastColumn="0" w:lastRowFirstColumn="0" w:lastRowLastColumn="0"/>
            <w:tcW w:w="2000" w:type="dxa"/>
            <w:tcBorders/>
            <w:tcMar/>
          </w:tcPr>
          <w:p w14:paraId="6AF85411" wp14:textId="552397B9">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 xml:space="preserve">RF-12, RF-13, RF-16, </w:t>
            </w:r>
            <w:del w:id="9054" w:author="Revisión" w:date="2026-10-25T22:30:00Z">
              <w:r>
                <w:rPr>
                  <w:rFonts w:eastAsia="Times New Roman" w:cs="Times New Roman"/>
                  <w:color w:val="000000" w:themeColor="text1"/>
                  <w:kern w:val="0"/>
                  <w:sz w:val="24"/>
                  <w:szCs w:val="24"/>
                  <w:lang w:eastAsia="es-ES" w:bidi="ar-SA"/>
                </w:rPr>
                <w:delText xml:space="preserve">ROC-01 a ROC-05</w:delText>
              </w:r>
            </w:del>
            <w:ins w:id="9055" w:author="Revisión" w:date="2026-10-25T22:30:00Z">
              <w:r>
                <w:rPr>
                  <w:rFonts w:eastAsia="Times New Roman" w:cs="Times New Roman"/>
                  <w:color w:val="000000" w:themeColor="text1"/>
                  <w:kern w:val="0"/>
                  <w:sz w:val="24"/>
                  <w:szCs w:val="24"/>
                  <w:lang w:eastAsia="es-ES" w:bidi="ar-SA"/>
                </w:rPr>
                <w:t xml:space="preserve">ROC-01 a ROC-05 (incluye CU-22)</w:t>
              </w:r>
            </w:ins>
          </w:p>
        </w:tc>
        <w:tc>
          <w:tcPr>
            <w:cnfStyle w:val="000000000000" w:firstRow="0" w:lastRow="0" w:firstColumn="0" w:lastColumn="0" w:oddVBand="0" w:evenVBand="0" w:oddHBand="0" w:evenHBand="0" w:firstRowFirstColumn="0" w:firstRowLastColumn="0" w:lastRowFirstColumn="0" w:lastRowLastColumn="0"/>
            <w:tcW w:w="1200" w:type="dxa"/>
            <w:tcBorders/>
            <w:tcMar/>
          </w:tcPr>
          <w:p w14:paraId="268EF2F2"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Alta</w:t>
            </w:r>
          </w:p>
        </w:tc>
      </w:tr>
      <w:tr xmlns:wp14="http://schemas.microsoft.com/office/word/2010/wordml" w:rsidTr="6C2EBA1A" w14:paraId="601AA86D"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964" w:type="dxa"/>
            <w:tcBorders>
              <w:end w:val="nil"/>
            </w:tcBorders>
            <w:tcMar/>
          </w:tcPr>
          <w:p w:rsidP="6BCAD749" w14:paraId="7B18E668" wp14:textId="2778EAE1">
            <w:pPr>
              <w:pStyle w:val="Normal"/>
              <w:widowControl w:val="1"/>
              <w:suppressAutoHyphens w:val="true"/>
              <w:spacing w:before="0" w:after="0" w:line="240" w:lineRule="auto"/>
              <w:ind w:hanging="0"/>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CU-07</w:t>
            </w:r>
          </w:p>
        </w:tc>
        <w:tc>
          <w:tcPr>
            <w:cnfStyle w:val="000000000000" w:firstRow="0" w:lastRow="0" w:firstColumn="0" w:lastColumn="0" w:oddVBand="0" w:evenVBand="0" w:oddHBand="0" w:evenHBand="0" w:firstRowFirstColumn="0" w:firstRowLastColumn="0" w:lastRowFirstColumn="0" w:lastRowLastColumn="0"/>
            <w:tcW w:w="1282" w:type="dxa"/>
            <w:vMerge/>
            <w:tcBorders/>
            <w:tcMar/>
          </w:tcPr>
          <w:p w14:paraId="7D34F5C7" wp14:textId="77777777">
            <w:pPr>
              <w:pStyle w:val="Normal"/>
              <w:widowControl/>
              <w:suppressAutoHyphens w:val="true"/>
              <w:spacing w:before="0"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sz w:val="24"/>
                <w:szCs w:val="24"/>
              </w:rPr>
            </w:r>
          </w:p>
        </w:tc>
        <w:tc>
          <w:tcPr>
            <w:cnfStyle w:val="000000000000" w:firstRow="0" w:lastRow="0" w:firstColumn="0" w:lastColumn="0" w:oddVBand="0" w:evenVBand="0" w:oddHBand="0" w:evenHBand="0" w:firstRowFirstColumn="0" w:firstRowLastColumn="0" w:lastRowFirstColumn="0" w:lastRowLastColumn="0"/>
            <w:tcW w:w="1954" w:type="dxa"/>
            <w:tcBorders/>
            <w:tcMar/>
          </w:tcPr>
          <w:p w14:paraId="4153CAD5"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Reprogramar cita</w:t>
            </w:r>
          </w:p>
        </w:tc>
        <w:tc>
          <w:tcPr>
            <w:cnfStyle w:val="000000000000" w:firstRow="0" w:lastRow="0" w:firstColumn="0" w:lastColumn="0" w:oddVBand="0" w:evenVBand="0" w:oddHBand="0" w:evenHBand="0" w:firstRowFirstColumn="0" w:firstRowLastColumn="0" w:lastRowFirstColumn="0" w:lastRowLastColumn="0"/>
            <w:tcW w:w="1950" w:type="dxa"/>
            <w:tcBorders/>
            <w:tcMar/>
          </w:tcPr>
          <w:p w14:paraId="78B27D17"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Administrador / Equipo clínico (Asistente)</w:t>
            </w:r>
          </w:p>
        </w:tc>
        <w:tc>
          <w:tcPr>
            <w:cnfStyle w:val="000000000000" w:firstRow="0" w:lastRow="0" w:firstColumn="0" w:lastColumn="0" w:oddVBand="0" w:evenVBand="0" w:oddHBand="0" w:evenHBand="0" w:firstRowFirstColumn="0" w:firstRowLastColumn="0" w:lastRowFirstColumn="0" w:lastRowLastColumn="0"/>
            <w:tcW w:w="2000" w:type="dxa"/>
            <w:tcBorders/>
            <w:tcMar/>
          </w:tcPr>
          <w:p w14:paraId="26D7081A" wp14:textId="31E0F61A">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RF-14, ROC-06, ROC-07</w:t>
            </w:r>
          </w:p>
        </w:tc>
        <w:tc>
          <w:tcPr>
            <w:cnfStyle w:val="000000000000" w:firstRow="0" w:lastRow="0" w:firstColumn="0" w:lastColumn="0" w:oddVBand="0" w:evenVBand="0" w:oddHBand="0" w:evenHBand="0" w:firstRowFirstColumn="0" w:firstRowLastColumn="0" w:lastRowFirstColumn="0" w:lastRowLastColumn="0"/>
            <w:tcW w:w="1200" w:type="dxa"/>
            <w:tcBorders/>
            <w:tcMar/>
          </w:tcPr>
          <w:p w14:paraId="6AF194F5"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Alta</w:t>
            </w:r>
          </w:p>
        </w:tc>
      </w:tr>
      <w:tr xmlns:wp14="http://schemas.microsoft.com/office/word/2010/wordml" w:rsidTr="6C2EBA1A" w14:paraId="609DD4C2"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964" w:type="dxa"/>
            <w:tcBorders>
              <w:end w:val="nil"/>
            </w:tcBorders>
            <w:tcMar/>
          </w:tcPr>
          <w:p w:rsidP="6BCAD749" w14:paraId="062CB415" wp14:textId="365CE9B3">
            <w:pPr>
              <w:pStyle w:val="Normal"/>
              <w:widowControl w:val="1"/>
              <w:suppressAutoHyphens w:val="true"/>
              <w:spacing w:before="0" w:after="0" w:line="240" w:lineRule="auto"/>
              <w:ind w:hanging="0"/>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CU-08</w:t>
            </w:r>
          </w:p>
        </w:tc>
        <w:tc>
          <w:tcPr>
            <w:cnfStyle w:val="000000000000" w:firstRow="0" w:lastRow="0" w:firstColumn="0" w:lastColumn="0" w:oddVBand="0" w:evenVBand="0" w:oddHBand="0" w:evenHBand="0" w:firstRowFirstColumn="0" w:firstRowLastColumn="0" w:lastRowFirstColumn="0" w:lastRowLastColumn="0"/>
            <w:tcW w:w="1282" w:type="dxa"/>
            <w:vMerge/>
            <w:tcBorders/>
            <w:tcMar/>
          </w:tcPr>
          <w:p w14:paraId="0B4020A7" wp14:textId="77777777">
            <w:pPr>
              <w:pStyle w:val="Normal"/>
              <w:widowControl/>
              <w:suppressAutoHyphens w:val="true"/>
              <w:spacing w:before="0"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sz w:val="24"/>
                <w:szCs w:val="24"/>
              </w:rPr>
            </w:r>
          </w:p>
        </w:tc>
        <w:tc>
          <w:tcPr>
            <w:cnfStyle w:val="000000000000" w:firstRow="0" w:lastRow="0" w:firstColumn="0" w:lastColumn="0" w:oddVBand="0" w:evenVBand="0" w:oddHBand="0" w:evenHBand="0" w:firstRowFirstColumn="0" w:firstRowLastColumn="0" w:lastRowFirstColumn="0" w:lastRowLastColumn="0"/>
            <w:tcW w:w="1954" w:type="dxa"/>
            <w:tcBorders/>
            <w:tcMar/>
          </w:tcPr>
          <w:p w14:paraId="7EE7C866"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Cancelar cita</w:t>
            </w:r>
          </w:p>
        </w:tc>
        <w:tc>
          <w:tcPr>
            <w:cnfStyle w:val="000000000000" w:firstRow="0" w:lastRow="0" w:firstColumn="0" w:lastColumn="0" w:oddVBand="0" w:evenVBand="0" w:oddHBand="0" w:evenHBand="0" w:firstRowFirstColumn="0" w:firstRowLastColumn="0" w:lastRowFirstColumn="0" w:lastRowLastColumn="0"/>
            <w:tcW w:w="1950" w:type="dxa"/>
            <w:tcBorders/>
            <w:tcMar/>
          </w:tcPr>
          <w:p w14:paraId="6AF84812"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Administrador / Equipo clínico (Asistente)</w:t>
            </w:r>
          </w:p>
        </w:tc>
        <w:tc>
          <w:tcPr>
            <w:cnfStyle w:val="000000000000" w:firstRow="0" w:lastRow="0" w:firstColumn="0" w:lastColumn="0" w:oddVBand="0" w:evenVBand="0" w:oddHBand="0" w:evenHBand="0" w:firstRowFirstColumn="0" w:firstRowLastColumn="0" w:lastRowFirstColumn="0" w:lastRowLastColumn="0"/>
            <w:tcW w:w="2000" w:type="dxa"/>
            <w:tcBorders/>
            <w:tcMar/>
          </w:tcPr>
          <w:p w14:paraId="7A6CDCB7" wp14:textId="289DD662">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RF-15, ROC-08, ROC-09</w:t>
            </w:r>
          </w:p>
        </w:tc>
        <w:tc>
          <w:tcPr>
            <w:cnfStyle w:val="000000000000" w:firstRow="0" w:lastRow="0" w:firstColumn="0" w:lastColumn="0" w:oddVBand="0" w:evenVBand="0" w:oddHBand="0" w:evenHBand="0" w:firstRowFirstColumn="0" w:firstRowLastColumn="0" w:lastRowFirstColumn="0" w:lastRowLastColumn="0"/>
            <w:tcW w:w="1200" w:type="dxa"/>
            <w:tcBorders/>
            <w:tcMar/>
          </w:tcPr>
          <w:p w14:paraId="66C78BE1"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Alta</w:t>
            </w:r>
          </w:p>
        </w:tc>
      </w:tr>
      <w:tr xmlns:wp14="http://schemas.microsoft.com/office/word/2010/wordml" w:rsidTr="6C2EBA1A" w14:paraId="047D4A94"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964" w:type="dxa"/>
            <w:tcBorders>
              <w:end w:val="nil"/>
            </w:tcBorders>
            <w:tcMar/>
          </w:tcPr>
          <w:p w:rsidP="6BCAD749" w14:paraId="11FD22F7" wp14:textId="6ABD0553">
            <w:pPr>
              <w:pStyle w:val="Normal"/>
              <w:widowControl w:val="1"/>
              <w:suppressAutoHyphens w:val="true"/>
              <w:spacing w:before="0" w:after="0" w:line="240" w:lineRule="auto"/>
              <w:ind w:hanging="0"/>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CU-09</w:t>
            </w:r>
          </w:p>
        </w:tc>
        <w:tc>
          <w:tcPr>
            <w:cnfStyle w:val="000000000000" w:firstRow="0" w:lastRow="0" w:firstColumn="0" w:lastColumn="0" w:oddVBand="0" w:evenVBand="0" w:oddHBand="0" w:evenHBand="0" w:firstRowFirstColumn="0" w:firstRowLastColumn="0" w:lastRowFirstColumn="0" w:lastRowLastColumn="0"/>
            <w:tcW w:w="1282" w:type="dxa"/>
            <w:vMerge w:val="restart"/>
            <w:tcBorders/>
            <w:tcMar/>
          </w:tcPr>
          <w:p w14:paraId="5BD10EE5"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Historia clínica</w:t>
            </w:r>
          </w:p>
          <w:p w14:paraId="1D7B270A" wp14:textId="77777777">
            <w:pPr>
              <w:pStyle w:val="Normal"/>
              <w:widowControl/>
              <w:suppressAutoHyphens w:val="true"/>
              <w:spacing w:before="0"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cnfStyle w:val="000000000000" w:firstRow="0" w:lastRow="0" w:firstColumn="0" w:lastColumn="0" w:oddVBand="0" w:evenVBand="0" w:oddHBand="0" w:evenHBand="0" w:firstRowFirstColumn="0" w:firstRowLastColumn="0" w:lastRowFirstColumn="0" w:lastRowLastColumn="0"/>
            <w:tcW w:w="1954" w:type="dxa"/>
            <w:tcBorders/>
            <w:tcMar/>
          </w:tcPr>
          <w:p w14:paraId="0869A27B"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Gestionar historia clínica</w:t>
            </w:r>
          </w:p>
        </w:tc>
        <w:tc>
          <w:tcPr>
            <w:cnfStyle w:val="000000000000" w:firstRow="0" w:lastRow="0" w:firstColumn="0" w:lastColumn="0" w:oddVBand="0" w:evenVBand="0" w:oddHBand="0" w:evenHBand="0" w:firstRowFirstColumn="0" w:firstRowLastColumn="0" w:lastRowFirstColumn="0" w:lastRowLastColumn="0"/>
            <w:tcW w:w="1950" w:type="dxa"/>
            <w:tcBorders/>
            <w:tcMar/>
          </w:tcPr>
          <w:p w14:paraId="76D5C3AC"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 xml:space="preserve">Administrador / Equipo clínico (Asistente)</w:t>
            </w:r>
          </w:p>
        </w:tc>
        <w:tc>
          <w:tcPr>
            <w:cnfStyle w:val="000000000000" w:firstRow="0" w:lastRow="0" w:firstColumn="0" w:lastColumn="0" w:oddVBand="0" w:evenVBand="0" w:oddHBand="0" w:evenHBand="0" w:firstRowFirstColumn="0" w:firstRowLastColumn="0" w:lastRowFirstColumn="0" w:lastRowLastColumn="0"/>
            <w:tcW w:w="2000" w:type="dxa"/>
            <w:tcBorders/>
            <w:tcMar/>
          </w:tcPr>
          <w:p w14:paraId="5E5E4AFA" wp14:textId="701519C0">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RF-17 a RF-21, ROC-14 a ROC-17, ROC-19, ROC-20, RNF-04, RNF-12, RNF-17 (incluye CU-18)</w:t>
            </w:r>
          </w:p>
        </w:tc>
        <w:tc>
          <w:tcPr>
            <w:cnfStyle w:val="000000000000" w:firstRow="0" w:lastRow="0" w:firstColumn="0" w:lastColumn="0" w:oddVBand="0" w:evenVBand="0" w:oddHBand="0" w:evenHBand="0" w:firstRowFirstColumn="0" w:firstRowLastColumn="0" w:lastRowFirstColumn="0" w:lastRowLastColumn="0"/>
            <w:tcW w:w="1200" w:type="dxa"/>
            <w:tcBorders/>
            <w:tcMar/>
          </w:tcPr>
          <w:p w14:paraId="7C4CA174"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Alta</w:t>
            </w:r>
          </w:p>
        </w:tc>
      </w:tr>
      <w:tr xmlns:wp14="http://schemas.microsoft.com/office/word/2010/wordml" w:rsidTr="6C2EBA1A" w14:paraId="74D1952A"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964" w:type="dxa"/>
            <w:tcBorders>
              <w:end w:val="nil"/>
            </w:tcBorders>
            <w:tcMar/>
          </w:tcPr>
          <w:p w:rsidP="6BCAD749" w14:paraId="37F5B976" wp14:textId="2103CC10">
            <w:pPr>
              <w:pStyle w:val="Normal"/>
              <w:widowControl w:val="1"/>
              <w:suppressAutoHyphens w:val="true"/>
              <w:spacing w:before="0" w:after="0" w:line="240" w:lineRule="auto"/>
              <w:ind w:hanging="0"/>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CU-10</w:t>
            </w:r>
          </w:p>
        </w:tc>
        <w:tc>
          <w:tcPr>
            <w:cnfStyle w:val="000000000000" w:firstRow="0" w:lastRow="0" w:firstColumn="0" w:lastColumn="0" w:oddVBand="0" w:evenVBand="0" w:oddHBand="0" w:evenHBand="0" w:firstRowFirstColumn="0" w:firstRowLastColumn="0" w:lastRowFirstColumn="0" w:lastRowLastColumn="0"/>
            <w:tcW w:w="1282" w:type="dxa"/>
            <w:vMerge/>
            <w:tcBorders/>
            <w:tcMar/>
          </w:tcPr>
          <w:p w14:paraId="4F904CB7" wp14:textId="77777777">
            <w:pPr>
              <w:pStyle w:val="Normal"/>
              <w:widowControl/>
              <w:suppressAutoHyphens w:val="true"/>
              <w:spacing w:before="0"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sz w:val="24"/>
                <w:szCs w:val="24"/>
              </w:rPr>
            </w:r>
          </w:p>
        </w:tc>
        <w:tc>
          <w:tcPr>
            <w:cnfStyle w:val="000000000000" w:firstRow="0" w:lastRow="0" w:firstColumn="0" w:lastColumn="0" w:oddVBand="0" w:evenVBand="0" w:oddHBand="0" w:evenHBand="0" w:firstRowFirstColumn="0" w:firstRowLastColumn="0" w:lastRowFirstColumn="0" w:lastRowLastColumn="0"/>
            <w:tcW w:w="1954" w:type="dxa"/>
            <w:tcBorders/>
            <w:tcMar/>
          </w:tcPr>
          <w:p w14:paraId="2F739A85"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Gestionar planes y tratamientos</w:t>
            </w:r>
          </w:p>
        </w:tc>
        <w:tc>
          <w:tcPr>
            <w:cnfStyle w:val="000000000000" w:firstRow="0" w:lastRow="0" w:firstColumn="0" w:lastColumn="0" w:oddVBand="0" w:evenVBand="0" w:oddHBand="0" w:evenHBand="0" w:firstRowFirstColumn="0" w:firstRowLastColumn="0" w:lastRowFirstColumn="0" w:lastRowLastColumn="0"/>
            <w:tcW w:w="1950" w:type="dxa"/>
            <w:tcBorders/>
            <w:tcMar/>
          </w:tcPr>
          <w:p w14:paraId="04D5C965"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del w:id="9082" w:author="Revisión" w:date="2026-10-25T22:30:00Z">
              <w:r>
                <w:rPr>
                  <w:rFonts w:eastAsia="Times New Roman" w:cs="Times New Roman"/>
                  <w:color w:val="000000" w:themeColor="text1"/>
                  <w:kern w:val="0"/>
                  <w:sz w:val="24"/>
                  <w:szCs w:val="24"/>
                  <w:lang w:eastAsia="es-ES" w:bidi="ar-SA"/>
                </w:rPr>
                <w:delText xml:space="preserve">Administrador / Equipo clínico (Asistente)</w:delText>
              </w:r>
            </w:del>
            <w:ins w:id="9083" w:author="Revisión" w:date="2026-10-25T22:30:00Z">
              <w:r>
                <w:rPr>
                  <w:rFonts w:eastAsia="Times New Roman" w:cs="Times New Roman"/>
                  <w:color w:val="000000" w:themeColor="text1"/>
                  <w:kern w:val="0"/>
                  <w:sz w:val="24"/>
                  <w:szCs w:val="24"/>
                  <w:lang w:eastAsia="es-ES" w:bidi="ar-SA"/>
                </w:rPr>
                <w:t xml:space="preserve">Equipo clínico (Odontóloga)</w:t>
              </w:r>
            </w:ins>
          </w:p>
        </w:tc>
        <w:tc>
          <w:tcPr>
            <w:cnfStyle w:val="000000000000" w:firstRow="0" w:lastRow="0" w:firstColumn="0" w:lastColumn="0" w:oddVBand="0" w:evenVBand="0" w:oddHBand="0" w:evenHBand="0" w:firstRowFirstColumn="0" w:firstRowLastColumn="0" w:lastRowFirstColumn="0" w:lastRowLastColumn="0"/>
            <w:tcW w:w="2000" w:type="dxa"/>
            <w:tcBorders/>
            <w:tcMar/>
          </w:tcPr>
          <w:p w14:paraId="147C2C5A" wp14:textId="5522C809">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RF-06, RF-23, RF-25, ROC-18</w:t>
            </w:r>
          </w:p>
        </w:tc>
        <w:tc>
          <w:tcPr>
            <w:cnfStyle w:val="000000000000" w:firstRow="0" w:lastRow="0" w:firstColumn="0" w:lastColumn="0" w:oddVBand="0" w:evenVBand="0" w:oddHBand="0" w:evenHBand="0" w:firstRowFirstColumn="0" w:firstRowLastColumn="0" w:lastRowFirstColumn="0" w:lastRowLastColumn="0"/>
            <w:tcW w:w="1200" w:type="dxa"/>
            <w:tcBorders/>
            <w:tcMar/>
          </w:tcPr>
          <w:p w14:paraId="11373743"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Media</w:t>
            </w:r>
          </w:p>
        </w:tc>
      </w:tr>
      <w:tr xmlns:wp14="http://schemas.microsoft.com/office/word/2010/wordml" w:rsidTr="6C2EBA1A" w14:paraId="308F532D"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964" w:type="dxa"/>
            <w:tcBorders>
              <w:end w:val="nil"/>
            </w:tcBorders>
            <w:tcMar/>
          </w:tcPr>
          <w:p w:rsidP="6BCAD749" w14:paraId="757499FD" wp14:textId="2DE11BD3">
            <w:pPr>
              <w:pStyle w:val="Normal"/>
              <w:widowControl w:val="1"/>
              <w:suppressAutoHyphens w:val="true"/>
              <w:spacing w:before="0" w:after="0" w:line="240" w:lineRule="auto"/>
              <w:ind w:hanging="0"/>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CU-11</w:t>
            </w:r>
          </w:p>
        </w:tc>
        <w:tc>
          <w:tcPr>
            <w:cnfStyle w:val="000000000000" w:firstRow="0" w:lastRow="0" w:firstColumn="0" w:lastColumn="0" w:oddVBand="0" w:evenVBand="0" w:oddHBand="0" w:evenHBand="0" w:firstRowFirstColumn="0" w:firstRowLastColumn="0" w:lastRowFirstColumn="0" w:lastRowLastColumn="0"/>
            <w:tcW w:w="1282" w:type="dxa"/>
            <w:tcBorders/>
            <w:tcMar/>
          </w:tcPr>
          <w:p w14:paraId="235511AD"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Inventario</w:t>
            </w:r>
          </w:p>
        </w:tc>
        <w:tc>
          <w:tcPr>
            <w:cnfStyle w:val="000000000000" w:firstRow="0" w:lastRow="0" w:firstColumn="0" w:lastColumn="0" w:oddVBand="0" w:evenVBand="0" w:oddHBand="0" w:evenHBand="0" w:firstRowFirstColumn="0" w:firstRowLastColumn="0" w:lastRowFirstColumn="0" w:lastRowLastColumn="0"/>
            <w:tcW w:w="1954" w:type="dxa"/>
            <w:tcBorders/>
            <w:tcMar/>
          </w:tcPr>
          <w:p w14:paraId="302B337A"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Gestionar inventario</w:t>
            </w:r>
          </w:p>
        </w:tc>
        <w:tc>
          <w:tcPr>
            <w:cnfStyle w:val="000000000000" w:firstRow="0" w:lastRow="0" w:firstColumn="0" w:lastColumn="0" w:oddVBand="0" w:evenVBand="0" w:oddHBand="0" w:evenHBand="0" w:firstRowFirstColumn="0" w:firstRowLastColumn="0" w:lastRowFirstColumn="0" w:lastRowLastColumn="0"/>
            <w:tcW w:w="1950" w:type="dxa"/>
            <w:tcBorders/>
            <w:tcMar/>
          </w:tcPr>
          <w:p w14:paraId="079373F7"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Administrador</w:t>
            </w:r>
          </w:p>
        </w:tc>
        <w:tc>
          <w:tcPr>
            <w:cnfStyle w:val="000000000000" w:firstRow="0" w:lastRow="0" w:firstColumn="0" w:lastColumn="0" w:oddVBand="0" w:evenVBand="0" w:oddHBand="0" w:evenHBand="0" w:firstRowFirstColumn="0" w:firstRowLastColumn="0" w:lastRowFirstColumn="0" w:lastRowLastColumn="0"/>
            <w:tcW w:w="2000" w:type="dxa"/>
            <w:tcBorders/>
            <w:tcMar/>
          </w:tcPr>
          <w:p w14:paraId="725B9C7B" wp14:textId="7BEEF76A">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RF-24, RF-25</w:t>
            </w:r>
          </w:p>
        </w:tc>
        <w:tc>
          <w:tcPr>
            <w:cnfStyle w:val="000000000000" w:firstRow="0" w:lastRow="0" w:firstColumn="0" w:lastColumn="0" w:oddVBand="0" w:evenVBand="0" w:oddHBand="0" w:evenHBand="0" w:firstRowFirstColumn="0" w:firstRowLastColumn="0" w:lastRowFirstColumn="0" w:lastRowLastColumn="0"/>
            <w:tcW w:w="1200" w:type="dxa"/>
            <w:tcBorders/>
            <w:tcMar/>
          </w:tcPr>
          <w:p w14:paraId="4E32ADA7"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Baja</w:t>
            </w:r>
          </w:p>
        </w:tc>
      </w:tr>
      <w:tr xmlns:wp14="http://schemas.microsoft.com/office/word/2010/wordml" w:rsidTr="6C2EBA1A" w14:paraId="250B4A02"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964" w:type="dxa"/>
            <w:tcBorders>
              <w:end w:val="nil"/>
            </w:tcBorders>
            <w:tcMar/>
          </w:tcPr>
          <w:p w:rsidP="6BCAD749" w14:paraId="7FEAE022" wp14:textId="27B90EBF">
            <w:pPr>
              <w:pStyle w:val="Normal"/>
              <w:widowControl w:val="1"/>
              <w:suppressAutoHyphens w:val="true"/>
              <w:spacing w:before="0" w:after="0" w:line="240" w:lineRule="auto"/>
              <w:ind w:hanging="0"/>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CU-12</w:t>
            </w:r>
          </w:p>
        </w:tc>
        <w:tc>
          <w:tcPr>
            <w:cnfStyle w:val="000000000000" w:firstRow="0" w:lastRow="0" w:firstColumn="0" w:lastColumn="0" w:oddVBand="0" w:evenVBand="0" w:oddHBand="0" w:evenHBand="0" w:firstRowFirstColumn="0" w:firstRowLastColumn="0" w:lastRowFirstColumn="0" w:lastRowLastColumn="0"/>
            <w:tcW w:w="1282" w:type="dxa"/>
            <w:tcBorders/>
            <w:tcMar/>
          </w:tcPr>
          <w:p w14:paraId="6FE3EBE8"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Laboratorio</w:t>
            </w:r>
          </w:p>
        </w:tc>
        <w:tc>
          <w:tcPr>
            <w:cnfStyle w:val="000000000000" w:firstRow="0" w:lastRow="0" w:firstColumn="0" w:lastColumn="0" w:oddVBand="0" w:evenVBand="0" w:oddHBand="0" w:evenHBand="0" w:firstRowFirstColumn="0" w:firstRowLastColumn="0" w:lastRowFirstColumn="0" w:lastRowLastColumn="0"/>
            <w:tcW w:w="1954" w:type="dxa"/>
            <w:tcBorders/>
            <w:tcMar/>
          </w:tcPr>
          <w:p w14:paraId="686A323A"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Gestionar trabajos de laboratorio</w:t>
            </w:r>
          </w:p>
        </w:tc>
        <w:tc>
          <w:tcPr>
            <w:cnfStyle w:val="000000000000" w:firstRow="0" w:lastRow="0" w:firstColumn="0" w:lastColumn="0" w:oddVBand="0" w:evenVBand="0" w:oddHBand="0" w:evenHBand="0" w:firstRowFirstColumn="0" w:firstRowLastColumn="0" w:lastRowFirstColumn="0" w:lastRowLastColumn="0"/>
            <w:tcW w:w="1950" w:type="dxa"/>
            <w:tcBorders/>
            <w:tcMar/>
          </w:tcPr>
          <w:p w14:paraId="1F59722F"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Administrador</w:t>
            </w:r>
          </w:p>
        </w:tc>
        <w:tc>
          <w:tcPr>
            <w:cnfStyle w:val="000000000000" w:firstRow="0" w:lastRow="0" w:firstColumn="0" w:lastColumn="0" w:oddVBand="0" w:evenVBand="0" w:oddHBand="0" w:evenHBand="0" w:firstRowFirstColumn="0" w:firstRowLastColumn="0" w:lastRowFirstColumn="0" w:lastRowLastColumn="0"/>
            <w:tcW w:w="2000" w:type="dxa"/>
            <w:tcBorders/>
            <w:tcMar/>
          </w:tcPr>
          <w:p w14:paraId="069999A5" wp14:textId="66F38E65">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RF-26</w:t>
            </w:r>
          </w:p>
        </w:tc>
        <w:tc>
          <w:tcPr>
            <w:cnfStyle w:val="000000000000" w:firstRow="0" w:lastRow="0" w:firstColumn="0" w:lastColumn="0" w:oddVBand="0" w:evenVBand="0" w:oddHBand="0" w:evenHBand="0" w:firstRowFirstColumn="0" w:firstRowLastColumn="0" w:lastRowFirstColumn="0" w:lastRowLastColumn="0"/>
            <w:tcW w:w="1200" w:type="dxa"/>
            <w:tcBorders/>
            <w:tcMar/>
          </w:tcPr>
          <w:p w14:paraId="570BD604"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Baja</w:t>
            </w:r>
          </w:p>
        </w:tc>
      </w:tr>
      <w:tr xmlns:wp14="http://schemas.microsoft.com/office/word/2010/wordml" w:rsidTr="6C2EBA1A" w14:paraId="03CE2FDD"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964" w:type="dxa"/>
            <w:tcBorders>
              <w:end w:val="nil"/>
            </w:tcBorders>
            <w:tcMar/>
          </w:tcPr>
          <w:p w:rsidP="6BCAD749" w14:paraId="7E5A747C" wp14:textId="5DAAE82F">
            <w:pPr>
              <w:pStyle w:val="Normal"/>
              <w:widowControl w:val="1"/>
              <w:suppressAutoHyphens w:val="true"/>
              <w:spacing w:before="0" w:after="0" w:line="240" w:lineRule="auto"/>
              <w:ind w:hanging="0"/>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CU-13</w:t>
            </w:r>
          </w:p>
        </w:tc>
        <w:tc>
          <w:tcPr>
            <w:cnfStyle w:val="000000000000" w:firstRow="0" w:lastRow="0" w:firstColumn="0" w:lastColumn="0" w:oddVBand="0" w:evenVBand="0" w:oddHBand="0" w:evenHBand="0" w:firstRowFirstColumn="0" w:firstRowLastColumn="0" w:lastRowFirstColumn="0" w:lastRowLastColumn="0"/>
            <w:tcW w:w="1282" w:type="dxa"/>
            <w:vMerge w:val="restart"/>
            <w:tcBorders/>
            <w:tcMar/>
          </w:tcPr>
          <w:p w14:paraId="7D903276"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Facturación y cartera</w:t>
            </w:r>
          </w:p>
          <w:p w14:paraId="06971CD3"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cnfStyle w:val="000000000000" w:firstRow="0" w:lastRow="0" w:firstColumn="0" w:lastColumn="0" w:oddVBand="0" w:evenVBand="0" w:oddHBand="0" w:evenHBand="0" w:firstRowFirstColumn="0" w:firstRowLastColumn="0" w:lastRowFirstColumn="0" w:lastRowLastColumn="0"/>
            <w:tcW w:w="1954" w:type="dxa"/>
            <w:tcBorders/>
            <w:tcMar/>
          </w:tcPr>
          <w:p w14:paraId="0A5ACAFA"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Gestionar facturación y pagos</w:t>
            </w:r>
          </w:p>
        </w:tc>
        <w:tc>
          <w:tcPr>
            <w:cnfStyle w:val="000000000000" w:firstRow="0" w:lastRow="0" w:firstColumn="0" w:lastColumn="0" w:oddVBand="0" w:evenVBand="0" w:oddHBand="0" w:evenHBand="0" w:firstRowFirstColumn="0" w:firstRowLastColumn="0" w:lastRowFirstColumn="0" w:lastRowLastColumn="0"/>
            <w:tcW w:w="1950" w:type="dxa"/>
            <w:tcBorders/>
            <w:tcMar/>
          </w:tcPr>
          <w:p w14:paraId="0F4EED31"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Administrador</w:t>
            </w:r>
          </w:p>
        </w:tc>
        <w:tc>
          <w:tcPr>
            <w:cnfStyle w:val="000000000000" w:firstRow="0" w:lastRow="0" w:firstColumn="0" w:lastColumn="0" w:oddVBand="0" w:evenVBand="0" w:oddHBand="0" w:evenHBand="0" w:firstRowFirstColumn="0" w:firstRowLastColumn="0" w:lastRowFirstColumn="0" w:lastRowLastColumn="0"/>
            <w:tcW w:w="2000" w:type="dxa"/>
            <w:tcBorders/>
            <w:tcMar/>
          </w:tcPr>
          <w:p w14:paraId="08E9BFE9" wp14:textId="38739453">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RF-27, RF-28, RNF-17</w:t>
            </w:r>
          </w:p>
        </w:tc>
        <w:tc>
          <w:tcPr>
            <w:cnfStyle w:val="000000000000" w:firstRow="0" w:lastRow="0" w:firstColumn="0" w:lastColumn="0" w:oddVBand="0" w:evenVBand="0" w:oddHBand="0" w:evenHBand="0" w:firstRowFirstColumn="0" w:firstRowLastColumn="0" w:lastRowFirstColumn="0" w:lastRowLastColumn="0"/>
            <w:tcW w:w="1200" w:type="dxa"/>
            <w:tcBorders/>
            <w:tcMar/>
          </w:tcPr>
          <w:p w14:paraId="20E6CCE4"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Media</w:t>
            </w:r>
          </w:p>
        </w:tc>
      </w:tr>
      <w:tr xmlns:wp14="http://schemas.microsoft.com/office/word/2010/wordml" w:rsidTr="6C2EBA1A" w14:paraId="71C2CD8F"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964" w:type="dxa"/>
            <w:tcBorders>
              <w:end w:val="nil"/>
            </w:tcBorders>
            <w:tcMar/>
          </w:tcPr>
          <w:p w:rsidP="6BCAD749" w14:paraId="413DDEEC" wp14:textId="52BBB925">
            <w:pPr>
              <w:pStyle w:val="Normal"/>
              <w:widowControl w:val="1"/>
              <w:suppressAutoHyphens w:val="true"/>
              <w:spacing w:before="0" w:after="0" w:line="240" w:lineRule="auto"/>
              <w:ind w:hanging="0"/>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CU-14</w:t>
            </w:r>
          </w:p>
        </w:tc>
        <w:tc>
          <w:tcPr>
            <w:cnfStyle w:val="000000000000" w:firstRow="0" w:lastRow="0" w:firstColumn="0" w:lastColumn="0" w:oddVBand="0" w:evenVBand="0" w:oddHBand="0" w:evenHBand="0" w:firstRowFirstColumn="0" w:firstRowLastColumn="0" w:lastRowFirstColumn="0" w:lastRowLastColumn="0"/>
            <w:tcW w:w="1282" w:type="dxa"/>
            <w:vMerge/>
            <w:tcBorders/>
            <w:tcMar/>
          </w:tcPr>
          <w:p w14:paraId="2A1F701D" wp14:textId="77777777">
            <w:pPr>
              <w:pStyle w:val="Normal"/>
              <w:widowControl/>
              <w:suppressAutoHyphens w:val="true"/>
              <w:spacing w:before="0"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sz w:val="24"/>
                <w:szCs w:val="24"/>
              </w:rPr>
            </w:r>
          </w:p>
        </w:tc>
        <w:tc>
          <w:tcPr>
            <w:cnfStyle w:val="000000000000" w:firstRow="0" w:lastRow="0" w:firstColumn="0" w:lastColumn="0" w:oddVBand="0" w:evenVBand="0" w:oddHBand="0" w:evenHBand="0" w:firstRowFirstColumn="0" w:firstRowLastColumn="0" w:lastRowFirstColumn="0" w:lastRowLastColumn="0"/>
            <w:tcW w:w="1954" w:type="dxa"/>
            <w:tcBorders/>
            <w:tcMar/>
          </w:tcPr>
          <w:p w14:paraId="7DD2B89A"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Generar factura</w:t>
            </w:r>
          </w:p>
        </w:tc>
        <w:tc>
          <w:tcPr>
            <w:cnfStyle w:val="000000000000" w:firstRow="0" w:lastRow="0" w:firstColumn="0" w:lastColumn="0" w:oddVBand="0" w:evenVBand="0" w:oddHBand="0" w:evenHBand="0" w:firstRowFirstColumn="0" w:firstRowLastColumn="0" w:lastRowFirstColumn="0" w:lastRowLastColumn="0"/>
            <w:tcW w:w="1950" w:type="dxa"/>
            <w:tcBorders/>
            <w:tcMar/>
          </w:tcPr>
          <w:p w14:paraId="599BBD16"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Administrador</w:t>
            </w:r>
          </w:p>
        </w:tc>
        <w:tc>
          <w:tcPr>
            <w:cnfStyle w:val="000000000000" w:firstRow="0" w:lastRow="0" w:firstColumn="0" w:lastColumn="0" w:oddVBand="0" w:evenVBand="0" w:oddHBand="0" w:evenHBand="0" w:firstRowFirstColumn="0" w:firstRowLastColumn="0" w:lastRowFirstColumn="0" w:lastRowLastColumn="0"/>
            <w:tcW w:w="2000" w:type="dxa"/>
            <w:tcBorders/>
            <w:tcMar/>
          </w:tcPr>
          <w:p w14:paraId="392424AE" wp14:textId="30A4DFDE">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RF-29</w:t>
            </w:r>
          </w:p>
        </w:tc>
        <w:tc>
          <w:tcPr>
            <w:cnfStyle w:val="000000000000" w:firstRow="0" w:lastRow="0" w:firstColumn="0" w:lastColumn="0" w:oddVBand="0" w:evenVBand="0" w:oddHBand="0" w:evenHBand="0" w:firstRowFirstColumn="0" w:firstRowLastColumn="0" w:lastRowFirstColumn="0" w:lastRowLastColumn="0"/>
            <w:tcW w:w="1200" w:type="dxa"/>
            <w:tcBorders/>
            <w:tcMar/>
          </w:tcPr>
          <w:p w14:paraId="7C62FA00"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Media</w:t>
            </w:r>
          </w:p>
        </w:tc>
      </w:tr>
      <w:tr xmlns:wp14="http://schemas.microsoft.com/office/word/2010/wordml" w:rsidTr="6C2EBA1A" w14:paraId="66419288"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964" w:type="dxa"/>
            <w:tcBorders>
              <w:end w:val="nil"/>
            </w:tcBorders>
            <w:tcMar/>
          </w:tcPr>
          <w:p w:rsidP="6BCAD749" w14:paraId="42741327" wp14:textId="30B08C9B">
            <w:pPr>
              <w:pStyle w:val="Normal"/>
              <w:widowControl w:val="1"/>
              <w:suppressAutoHyphens w:val="true"/>
              <w:spacing w:before="0" w:after="0" w:line="240" w:lineRule="auto"/>
              <w:ind w:hanging="0"/>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CU-15</w:t>
            </w:r>
          </w:p>
        </w:tc>
        <w:tc>
          <w:tcPr>
            <w:cnfStyle w:val="000000000000" w:firstRow="0" w:lastRow="0" w:firstColumn="0" w:lastColumn="0" w:oddVBand="0" w:evenVBand="0" w:oddHBand="0" w:evenHBand="0" w:firstRowFirstColumn="0" w:firstRowLastColumn="0" w:lastRowFirstColumn="0" w:lastRowLastColumn="0"/>
            <w:tcW w:w="1282" w:type="dxa"/>
            <w:tcBorders/>
            <w:tcMar/>
          </w:tcPr>
          <w:p w14:paraId="27AE91E9"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Reportes y analítica</w:t>
            </w:r>
          </w:p>
        </w:tc>
        <w:tc>
          <w:tcPr>
            <w:cnfStyle w:val="000000000000" w:firstRow="0" w:lastRow="0" w:firstColumn="0" w:lastColumn="0" w:oddVBand="0" w:evenVBand="0" w:oddHBand="0" w:evenHBand="0" w:firstRowFirstColumn="0" w:firstRowLastColumn="0" w:lastRowFirstColumn="0" w:lastRowLastColumn="0"/>
            <w:tcW w:w="1954" w:type="dxa"/>
            <w:tcBorders/>
            <w:tcMar/>
          </w:tcPr>
          <w:p w14:paraId="0793B240"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Gestionar reportes</w:t>
            </w:r>
          </w:p>
        </w:tc>
        <w:tc>
          <w:tcPr>
            <w:cnfStyle w:val="000000000000" w:firstRow="0" w:lastRow="0" w:firstColumn="0" w:lastColumn="0" w:oddVBand="0" w:evenVBand="0" w:oddHBand="0" w:evenHBand="0" w:firstRowFirstColumn="0" w:firstRowLastColumn="0" w:lastRowFirstColumn="0" w:lastRowLastColumn="0"/>
            <w:tcW w:w="1950" w:type="dxa"/>
            <w:tcBorders/>
            <w:tcMar/>
          </w:tcPr>
          <w:p w14:paraId="224635A5"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Administrador</w:t>
            </w:r>
          </w:p>
        </w:tc>
        <w:tc>
          <w:tcPr>
            <w:cnfStyle w:val="000000000000" w:firstRow="0" w:lastRow="0" w:firstColumn="0" w:lastColumn="0" w:oddVBand="0" w:evenVBand="0" w:oddHBand="0" w:evenHBand="0" w:firstRowFirstColumn="0" w:firstRowLastColumn="0" w:lastRowFirstColumn="0" w:lastRowLastColumn="0"/>
            <w:tcW w:w="2000" w:type="dxa"/>
            <w:tcBorders/>
            <w:tcMar/>
          </w:tcPr>
          <w:p w14:paraId="3D04F852" wp14:textId="503169F9">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RF-30 a RF-32</w:t>
            </w:r>
          </w:p>
        </w:tc>
        <w:tc>
          <w:tcPr>
            <w:cnfStyle w:val="000000000000" w:firstRow="0" w:lastRow="0" w:firstColumn="0" w:lastColumn="0" w:oddVBand="0" w:evenVBand="0" w:oddHBand="0" w:evenHBand="0" w:firstRowFirstColumn="0" w:firstRowLastColumn="0" w:lastRowFirstColumn="0" w:lastRowLastColumn="0"/>
            <w:tcW w:w="1200" w:type="dxa"/>
            <w:tcBorders/>
            <w:tcMar/>
          </w:tcPr>
          <w:p w14:paraId="7EC3370A"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Baja</w:t>
            </w:r>
          </w:p>
        </w:tc>
      </w:tr>
      <w:tr xmlns:wp14="http://schemas.microsoft.com/office/word/2010/wordml" w:rsidTr="6C2EBA1A" w14:paraId="3CBD5B24"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964" w:type="dxa"/>
            <w:tcBorders>
              <w:end w:val="nil"/>
            </w:tcBorders>
            <w:tcMar/>
          </w:tcPr>
          <w:p w:rsidP="6BCAD749" w14:paraId="0AC7D8C6" wp14:textId="64F4CAE4">
            <w:pPr>
              <w:pStyle w:val="Normal"/>
              <w:widowControl w:val="1"/>
              <w:suppressAutoHyphens w:val="true"/>
              <w:spacing w:before="0" w:after="0" w:line="240" w:lineRule="auto"/>
              <w:ind w:hanging="0"/>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CU-16</w:t>
            </w:r>
          </w:p>
        </w:tc>
        <w:tc>
          <w:tcPr>
            <w:cnfStyle w:val="000000000000" w:firstRow="0" w:lastRow="0" w:firstColumn="0" w:lastColumn="0" w:oddVBand="0" w:evenVBand="0" w:oddHBand="0" w:evenHBand="0" w:firstRowFirstColumn="0" w:firstRowLastColumn="0" w:lastRowFirstColumn="0" w:lastRowLastColumn="0"/>
            <w:tcW w:w="1282" w:type="dxa"/>
            <w:vMerge w:val="restart"/>
            <w:tcBorders/>
            <w:tcMar/>
          </w:tcPr>
          <w:p w14:paraId="7CF9AB89"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Comunicaciones y notificaciones</w:t>
            </w:r>
          </w:p>
        </w:tc>
        <w:tc>
          <w:tcPr>
            <w:cnfStyle w:val="000000000000" w:firstRow="0" w:lastRow="0" w:firstColumn="0" w:lastColumn="0" w:oddVBand="0" w:evenVBand="0" w:oddHBand="0" w:evenHBand="0" w:firstRowFirstColumn="0" w:firstRowLastColumn="0" w:lastRowFirstColumn="0" w:lastRowLastColumn="0"/>
            <w:tcW w:w="1954" w:type="dxa"/>
            <w:tcBorders/>
            <w:tcMar/>
          </w:tcPr>
          <w:p w14:paraId="225E0966"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Gestionar plantillas de mensajes</w:t>
            </w:r>
          </w:p>
        </w:tc>
        <w:tc>
          <w:tcPr>
            <w:cnfStyle w:val="000000000000" w:firstRow="0" w:lastRow="0" w:firstColumn="0" w:lastColumn="0" w:oddVBand="0" w:evenVBand="0" w:oddHBand="0" w:evenHBand="0" w:firstRowFirstColumn="0" w:firstRowLastColumn="0" w:lastRowFirstColumn="0" w:lastRowLastColumn="0"/>
            <w:tcW w:w="1950" w:type="dxa"/>
            <w:tcBorders/>
            <w:tcMar/>
          </w:tcPr>
          <w:p w14:paraId="426BAD8E"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Administrador</w:t>
            </w:r>
          </w:p>
        </w:tc>
        <w:tc>
          <w:tcPr>
            <w:cnfStyle w:val="000000000000" w:firstRow="0" w:lastRow="0" w:firstColumn="0" w:lastColumn="0" w:oddVBand="0" w:evenVBand="0" w:oddHBand="0" w:evenHBand="0" w:firstRowFirstColumn="0" w:firstRowLastColumn="0" w:lastRowFirstColumn="0" w:lastRowLastColumn="0"/>
            <w:tcW w:w="2000" w:type="dxa"/>
            <w:tcBorders/>
            <w:tcMar/>
          </w:tcPr>
          <w:p w14:paraId="1133C7DD" wp14:textId="16054A8A">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RF-33</w:t>
            </w:r>
          </w:p>
        </w:tc>
        <w:tc>
          <w:tcPr>
            <w:cnfStyle w:val="000000000000" w:firstRow="0" w:lastRow="0" w:firstColumn="0" w:lastColumn="0" w:oddVBand="0" w:evenVBand="0" w:oddHBand="0" w:evenHBand="0" w:firstRowFirstColumn="0" w:firstRowLastColumn="0" w:lastRowFirstColumn="0" w:lastRowLastColumn="0"/>
            <w:tcW w:w="1200" w:type="dxa"/>
            <w:tcBorders/>
            <w:tcMar/>
          </w:tcPr>
          <w:p w14:paraId="025CF7D2"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Baja</w:t>
            </w:r>
          </w:p>
        </w:tc>
      </w:tr>
      <w:tr xmlns:wp14="http://schemas.microsoft.com/office/word/2010/wordml" w:rsidTr="6C2EBA1A" w14:paraId="1018C753"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964" w:type="dxa"/>
            <w:tcBorders>
              <w:end w:val="nil"/>
            </w:tcBorders>
            <w:tcMar/>
          </w:tcPr>
          <w:p w:rsidP="6BCAD749" w14:paraId="2E74C8DB" wp14:textId="266637F1">
            <w:pPr>
              <w:pStyle w:val="Normal"/>
              <w:widowControl w:val="1"/>
              <w:suppressAutoHyphens w:val="true"/>
              <w:spacing w:before="0" w:after="0" w:line="240" w:lineRule="auto"/>
              <w:ind w:hanging="0"/>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CU-17</w:t>
            </w:r>
          </w:p>
        </w:tc>
        <w:tc>
          <w:tcPr>
            <w:cnfStyle w:val="000000000000" w:firstRow="0" w:lastRow="0" w:firstColumn="0" w:lastColumn="0" w:oddVBand="0" w:evenVBand="0" w:oddHBand="0" w:evenHBand="0" w:firstRowFirstColumn="0" w:firstRowLastColumn="0" w:lastRowFirstColumn="0" w:lastRowLastColumn="0"/>
            <w:tcW w:w="1282" w:type="dxa"/>
            <w:vMerge/>
            <w:tcBorders/>
            <w:tcMar/>
          </w:tcPr>
          <w:p w14:paraId="03EFCA41" wp14:textId="77777777">
            <w:pPr>
              <w:pStyle w:val="Normal"/>
              <w:widowControl/>
              <w:suppressAutoHyphens w:val="true"/>
              <w:spacing w:before="0"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sz w:val="24"/>
                <w:szCs w:val="24"/>
              </w:rPr>
            </w:r>
          </w:p>
        </w:tc>
        <w:tc>
          <w:tcPr>
            <w:cnfStyle w:val="000000000000" w:firstRow="0" w:lastRow="0" w:firstColumn="0" w:lastColumn="0" w:oddVBand="0" w:evenVBand="0" w:oddHBand="0" w:evenHBand="0" w:firstRowFirstColumn="0" w:firstRowLastColumn="0" w:lastRowFirstColumn="0" w:lastRowLastColumn="0"/>
            <w:tcW w:w="1954" w:type="dxa"/>
            <w:tcBorders/>
            <w:tcMar/>
          </w:tcPr>
          <w:p w14:paraId="6487DD20"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Enviar recordatorio de cita</w:t>
            </w:r>
          </w:p>
        </w:tc>
        <w:tc>
          <w:tcPr>
            <w:cnfStyle w:val="000000000000" w:firstRow="0" w:lastRow="0" w:firstColumn="0" w:lastColumn="0" w:oddVBand="0" w:evenVBand="0" w:oddHBand="0" w:evenHBand="0" w:firstRowFirstColumn="0" w:firstRowLastColumn="0" w:lastRowFirstColumn="0" w:lastRowLastColumn="0"/>
            <w:tcW w:w="1950" w:type="dxa"/>
            <w:tcBorders/>
            <w:tcMar/>
          </w:tcPr>
          <w:p w14:paraId="7A4AED1A"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Programador de tareas (sistema). El Paciente es actor secundario: recibe el mensaje por WhatsApp</w:t>
            </w:r>
          </w:p>
        </w:tc>
        <w:tc>
          <w:tcPr>
            <w:cnfStyle w:val="000000000000" w:firstRow="0" w:lastRow="0" w:firstColumn="0" w:lastColumn="0" w:oddVBand="0" w:evenVBand="0" w:oddHBand="0" w:evenHBand="0" w:firstRowFirstColumn="0" w:firstRowLastColumn="0" w:lastRowFirstColumn="0" w:lastRowLastColumn="0"/>
            <w:tcW w:w="2000" w:type="dxa"/>
            <w:tcBorders/>
            <w:tcMar/>
          </w:tcPr>
          <w:p w14:paraId="14DA7CDC" wp14:textId="58CBF322">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RF-35, ROC-13, RNF-16</w:t>
            </w:r>
          </w:p>
        </w:tc>
        <w:tc>
          <w:tcPr>
            <w:cnfStyle w:val="000000000000" w:firstRow="0" w:lastRow="0" w:firstColumn="0" w:lastColumn="0" w:oddVBand="0" w:evenVBand="0" w:oddHBand="0" w:evenHBand="0" w:firstRowFirstColumn="0" w:firstRowLastColumn="0" w:lastRowFirstColumn="0" w:lastRowLastColumn="0"/>
            <w:tcW w:w="1200" w:type="dxa"/>
            <w:tcBorders/>
            <w:tcMar/>
          </w:tcPr>
          <w:p w14:paraId="437593AA"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Alta</w:t>
            </w:r>
          </w:p>
        </w:tc>
      </w:tr>
      <w:tr xmlns:wp14="http://schemas.microsoft.com/office/word/2010/wordml" w:rsidTr="6C2EBA1A" w14:paraId="2C3C3495"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964" w:type="dxa"/>
            <w:tcBorders>
              <w:end w:val="nil"/>
            </w:tcBorders>
            <w:tcMar/>
          </w:tcPr>
          <w:p w:rsidP="6BCAD749" w14:paraId="45AE90B4" wp14:textId="1E4EAA9A">
            <w:pPr>
              <w:pStyle w:val="Normal"/>
              <w:widowControl w:val="1"/>
              <w:suppressAutoHyphens w:val="true"/>
              <w:spacing w:before="0" w:after="0" w:line="240" w:lineRule="auto"/>
              <w:ind w:hanging="0"/>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CU-18</w:t>
            </w:r>
          </w:p>
        </w:tc>
        <w:tc>
          <w:tcPr>
            <w:cnfStyle w:val="000000000000" w:firstRow="0" w:lastRow="0" w:firstColumn="0" w:lastColumn="0" w:oddVBand="0" w:evenVBand="0" w:oddHBand="0" w:evenHBand="0" w:firstRowFirstColumn="0" w:firstRowLastColumn="0" w:lastRowFirstColumn="0" w:lastRowLastColumn="0"/>
            <w:tcW w:w="1282" w:type="dxa"/>
            <w:tcBorders/>
            <w:tcMar/>
          </w:tcPr>
          <w:p w14:paraId="7A1BA9D2"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Historia clínica</w:t>
            </w:r>
          </w:p>
        </w:tc>
        <w:tc>
          <w:tcPr>
            <w:cnfStyle w:val="000000000000" w:firstRow="0" w:lastRow="0" w:firstColumn="0" w:lastColumn="0" w:oddVBand="0" w:evenVBand="0" w:oddHBand="0" w:evenHBand="0" w:firstRowFirstColumn="0" w:firstRowLastColumn="0" w:lastRowFirstColumn="0" w:lastRowLastColumn="0"/>
            <w:tcW w:w="1954" w:type="dxa"/>
            <w:tcBorders/>
            <w:tcMar/>
          </w:tcPr>
          <w:p w14:paraId="69F504D3"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Registrar consentimiento informado</w:t>
            </w:r>
          </w:p>
        </w:tc>
        <w:tc>
          <w:tcPr>
            <w:cnfStyle w:val="000000000000" w:firstRow="0" w:lastRow="0" w:firstColumn="0" w:lastColumn="0" w:oddVBand="0" w:evenVBand="0" w:oddHBand="0" w:evenHBand="0" w:firstRowFirstColumn="0" w:firstRowLastColumn="0" w:lastRowFirstColumn="0" w:lastRowLastColumn="0"/>
            <w:tcW w:w="1950" w:type="dxa"/>
            <w:tcBorders/>
            <w:tcMar/>
          </w:tcPr>
          <w:p w14:paraId="64FCB72B"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Equipo clínico (Odontóloga / Asistente)</w:t>
            </w:r>
          </w:p>
        </w:tc>
        <w:tc>
          <w:tcPr>
            <w:cnfStyle w:val="000000000000" w:firstRow="0" w:lastRow="0" w:firstColumn="0" w:lastColumn="0" w:oddVBand="0" w:evenVBand="0" w:oddHBand="0" w:evenHBand="0" w:firstRowFirstColumn="0" w:firstRowLastColumn="0" w:lastRowFirstColumn="0" w:lastRowLastColumn="0"/>
            <w:tcW w:w="2000" w:type="dxa"/>
            <w:tcBorders/>
            <w:tcMar/>
          </w:tcPr>
          <w:p w14:paraId="160D655F" wp14:textId="587C4F0F">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RF-22, Ley 527 de 1999</w:t>
            </w:r>
          </w:p>
        </w:tc>
        <w:tc>
          <w:tcPr>
            <w:cnfStyle w:val="000000000000" w:firstRow="0" w:lastRow="0" w:firstColumn="0" w:lastColumn="0" w:oddVBand="0" w:evenVBand="0" w:oddHBand="0" w:evenHBand="0" w:firstRowFirstColumn="0" w:firstRowLastColumn="0" w:lastRowFirstColumn="0" w:lastRowLastColumn="0"/>
            <w:tcW w:w="1200" w:type="dxa"/>
            <w:tcBorders/>
            <w:tcMar/>
          </w:tcPr>
          <w:p w14:paraId="7255BAE8"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Alta</w:t>
            </w:r>
          </w:p>
        </w:tc>
      </w:tr>
      <w:tr xmlns:wp14="http://schemas.microsoft.com/office/word/2010/wordml" w:rsidTr="6C2EBA1A" w14:paraId="699286DB"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964" w:type="dxa"/>
            <w:tcBorders>
              <w:end w:val="nil"/>
            </w:tcBorders>
            <w:tcMar/>
          </w:tcPr>
          <w:p w:rsidP="6BCAD749" w14:paraId="4D51A902" wp14:textId="0D609508">
            <w:pPr>
              <w:pStyle w:val="Normal"/>
              <w:widowControl w:val="1"/>
              <w:suppressAutoHyphens w:val="true"/>
              <w:spacing w:before="0" w:after="0" w:line="240" w:lineRule="auto"/>
              <w:ind w:hanging="0"/>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CU-19</w:t>
            </w:r>
          </w:p>
        </w:tc>
        <w:tc>
          <w:tcPr>
            <w:cnfStyle w:val="000000000000" w:firstRow="0" w:lastRow="0" w:firstColumn="0" w:lastColumn="0" w:oddVBand="0" w:evenVBand="0" w:oddHBand="0" w:evenHBand="0" w:firstRowFirstColumn="0" w:firstRowLastColumn="0" w:lastRowFirstColumn="0" w:lastRowLastColumn="0"/>
            <w:tcW w:w="1282" w:type="dxa"/>
            <w:vMerge w:val="restart"/>
            <w:tcBorders/>
            <w:tcMar/>
          </w:tcPr>
          <w:p w14:paraId="44A3C647"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Pacientes / Protección de datos</w:t>
            </w:r>
          </w:p>
          <w:p w14:paraId="5F96A722"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cnfStyle w:val="000000000000" w:firstRow="0" w:lastRow="0" w:firstColumn="0" w:lastColumn="0" w:oddVBand="0" w:evenVBand="0" w:oddHBand="0" w:evenHBand="0" w:firstRowFirstColumn="0" w:firstRowLastColumn="0" w:lastRowFirstColumn="0" w:lastRowLastColumn="0"/>
            <w:tcW w:w="1954" w:type="dxa"/>
            <w:tcBorders/>
            <w:tcMar/>
          </w:tcPr>
          <w:p w14:paraId="4B98833B"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Gestionar solicitud de rectificación de datos personales</w:t>
            </w:r>
          </w:p>
        </w:tc>
        <w:tc>
          <w:tcPr>
            <w:cnfStyle w:val="000000000000" w:firstRow="0" w:lastRow="0" w:firstColumn="0" w:lastColumn="0" w:oddVBand="0" w:evenVBand="0" w:oddHBand="0" w:evenHBand="0" w:firstRowFirstColumn="0" w:firstRowLastColumn="0" w:lastRowFirstColumn="0" w:lastRowLastColumn="0"/>
            <w:tcW w:w="1950" w:type="dxa"/>
            <w:tcBorders/>
            <w:tcMar/>
          </w:tcPr>
          <w:p w14:paraId="78C773C8"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Administrador</w:t>
            </w:r>
          </w:p>
        </w:tc>
        <w:tc>
          <w:tcPr>
            <w:cnfStyle w:val="000000000000" w:firstRow="0" w:lastRow="0" w:firstColumn="0" w:lastColumn="0" w:oddVBand="0" w:evenVBand="0" w:oddHBand="0" w:evenHBand="0" w:firstRowFirstColumn="0" w:firstRowLastColumn="0" w:lastRowFirstColumn="0" w:lastRowLastColumn="0"/>
            <w:tcW w:w="2000" w:type="dxa"/>
            <w:tcBorders/>
            <w:tcMar/>
          </w:tcPr>
          <w:p w14:paraId="70C4BD83" wp14:textId="4CB9C3B1">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RF-11, Ley 1581 de 2012, Ley 1751 de 2015</w:t>
            </w:r>
          </w:p>
        </w:tc>
        <w:tc>
          <w:tcPr>
            <w:cnfStyle w:val="000000000000" w:firstRow="0" w:lastRow="0" w:firstColumn="0" w:lastColumn="0" w:oddVBand="0" w:evenVBand="0" w:oddHBand="0" w:evenHBand="0" w:firstRowFirstColumn="0" w:firstRowLastColumn="0" w:lastRowFirstColumn="0" w:lastRowLastColumn="0"/>
            <w:tcW w:w="1200" w:type="dxa"/>
            <w:tcBorders/>
            <w:tcMar/>
          </w:tcPr>
          <w:p w14:paraId="33EC8315"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Baja</w:t>
            </w:r>
          </w:p>
        </w:tc>
      </w:tr>
      <w:tr xmlns:wp14="http://schemas.microsoft.com/office/word/2010/wordml" w:rsidTr="6C2EBA1A" w14:paraId="64D5FCB7"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964" w:type="dxa"/>
            <w:tcBorders>
              <w:end w:val="nil"/>
            </w:tcBorders>
            <w:tcMar/>
          </w:tcPr>
          <w:p w:rsidP="6BCAD749" w14:paraId="4B857D8A" wp14:textId="54B9A687">
            <w:pPr>
              <w:pStyle w:val="Normal"/>
              <w:widowControl w:val="1"/>
              <w:suppressAutoHyphens w:val="true"/>
              <w:spacing w:before="0" w:after="0" w:line="240" w:lineRule="auto"/>
              <w:ind w:hanging="0"/>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CU-20</w:t>
            </w:r>
          </w:p>
        </w:tc>
        <w:tc>
          <w:tcPr>
            <w:cnfStyle w:val="000000000000" w:firstRow="0" w:lastRow="0" w:firstColumn="0" w:lastColumn="0" w:oddVBand="0" w:evenVBand="0" w:oddHBand="0" w:evenHBand="0" w:firstRowFirstColumn="0" w:firstRowLastColumn="0" w:lastRowFirstColumn="0" w:lastRowLastColumn="0"/>
            <w:tcW w:w="1282" w:type="dxa"/>
            <w:vMerge/>
            <w:tcBorders/>
            <w:tcMar/>
          </w:tcPr>
          <w:p w14:paraId="5B95CD12" wp14:textId="77777777">
            <w:pPr>
              <w:pStyle w:val="Normal"/>
              <w:widowControl/>
              <w:suppressAutoHyphens w:val="true"/>
              <w:spacing w:before="0"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sz w:val="24"/>
                <w:szCs w:val="24"/>
              </w:rPr>
            </w:r>
          </w:p>
        </w:tc>
        <w:tc>
          <w:tcPr>
            <w:cnfStyle w:val="000000000000" w:firstRow="0" w:lastRow="0" w:firstColumn="0" w:lastColumn="0" w:oddVBand="0" w:evenVBand="0" w:oddHBand="0" w:evenHBand="0" w:firstRowFirstColumn="0" w:firstRowLastColumn="0" w:lastRowFirstColumn="0" w:lastRowLastColumn="0"/>
            <w:tcW w:w="1954" w:type="dxa"/>
            <w:tcBorders/>
            <w:tcMar/>
          </w:tcPr>
          <w:p w14:paraId="0C99D6D2"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Registrar autorización de tratamiento de datos personales</w:t>
            </w:r>
          </w:p>
        </w:tc>
        <w:tc>
          <w:tcPr>
            <w:cnfStyle w:val="000000000000" w:firstRow="0" w:lastRow="0" w:firstColumn="0" w:lastColumn="0" w:oddVBand="0" w:evenVBand="0" w:oddHBand="0" w:evenHBand="0" w:firstRowFirstColumn="0" w:firstRowLastColumn="0" w:lastRowFirstColumn="0" w:lastRowLastColumn="0"/>
            <w:tcW w:w="1950" w:type="dxa"/>
            <w:tcBorders/>
            <w:tcMar/>
          </w:tcPr>
          <w:p w14:paraId="1B13BB77"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Administrador / Equipo clínico (Asistente)</w:t>
            </w:r>
          </w:p>
        </w:tc>
        <w:tc>
          <w:tcPr>
            <w:cnfStyle w:val="000000000000" w:firstRow="0" w:lastRow="0" w:firstColumn="0" w:lastColumn="0" w:oddVBand="0" w:evenVBand="0" w:oddHBand="0" w:evenHBand="0" w:firstRowFirstColumn="0" w:firstRowLastColumn="0" w:lastRowFirstColumn="0" w:lastRowLastColumn="0"/>
            <w:tcW w:w="2000" w:type="dxa"/>
            <w:tcBorders/>
            <w:tcMar/>
          </w:tcPr>
          <w:p w14:paraId="2D387DEC" wp14:textId="60987F99">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RF-10, Ley 1581 de 2012, Decreto 1377 de 2013</w:t>
            </w:r>
          </w:p>
        </w:tc>
        <w:tc>
          <w:tcPr>
            <w:cnfStyle w:val="000000000000" w:firstRow="0" w:lastRow="0" w:firstColumn="0" w:lastColumn="0" w:oddVBand="0" w:evenVBand="0" w:oddHBand="0" w:evenHBand="0" w:firstRowFirstColumn="0" w:firstRowLastColumn="0" w:lastRowFirstColumn="0" w:lastRowLastColumn="0"/>
            <w:tcW w:w="1200" w:type="dxa"/>
            <w:tcBorders/>
            <w:tcMar/>
          </w:tcPr>
          <w:p w14:paraId="2288BEE6"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Alta</w:t>
            </w:r>
          </w:p>
        </w:tc>
      </w:tr>
      <w:tr xmlns:wp14="http://schemas.microsoft.com/office/word/2010/wordml" w:rsidTr="6C2EBA1A" w14:paraId="02FF714C"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964" w:type="dxa"/>
            <w:tcBorders>
              <w:end w:val="nil"/>
            </w:tcBorders>
            <w:tcMar/>
          </w:tcPr>
          <w:p w:rsidP="6BCAD749" w14:paraId="65E2A055" wp14:textId="4821C526">
            <w:pPr>
              <w:pStyle w:val="Normal"/>
              <w:widowControl w:val="1"/>
              <w:suppressAutoHyphens w:val="true"/>
              <w:spacing w:before="0" w:after="0" w:line="240" w:lineRule="auto"/>
              <w:ind w:hanging="0"/>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CU-21</w:t>
            </w:r>
          </w:p>
        </w:tc>
        <w:tc>
          <w:tcPr>
            <w:cnfStyle w:val="000000000000" w:firstRow="0" w:lastRow="0" w:firstColumn="0" w:lastColumn="0" w:oddVBand="0" w:evenVBand="0" w:oddHBand="0" w:evenHBand="0" w:firstRowFirstColumn="0" w:firstRowLastColumn="0" w:lastRowFirstColumn="0" w:lastRowLastColumn="0"/>
            <w:tcW w:w="1282" w:type="dxa"/>
            <w:vMerge w:val="restart"/>
            <w:tcBorders/>
            <w:tcMar/>
          </w:tcPr>
          <w:p w14:paraId="27D9F9E2"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Comunicaciones y notificaciones</w:t>
            </w:r>
          </w:p>
          <w:p w14:paraId="5220BBB2"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cnfStyle w:val="000000000000" w:firstRow="0" w:lastRow="0" w:firstColumn="0" w:lastColumn="0" w:oddVBand="0" w:evenVBand="0" w:oddHBand="0" w:evenHBand="0" w:firstRowFirstColumn="0" w:firstRowLastColumn="0" w:lastRowFirstColumn="0" w:lastRowLastColumn="0"/>
            <w:tcW w:w="1954" w:type="dxa"/>
            <w:tcBorders/>
            <w:tcMar/>
          </w:tcPr>
          <w:p w14:paraId="19216A60"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Solicitar cita por WhatsApp</w:t>
            </w:r>
          </w:p>
        </w:tc>
        <w:tc>
          <w:tcPr>
            <w:cnfStyle w:val="000000000000" w:firstRow="0" w:lastRow="0" w:firstColumn="0" w:lastColumn="0" w:oddVBand="0" w:evenVBand="0" w:oddHBand="0" w:evenHBand="0" w:firstRowFirstColumn="0" w:firstRowLastColumn="0" w:lastRowFirstColumn="0" w:lastRowLastColumn="0"/>
            <w:tcW w:w="1950" w:type="dxa"/>
            <w:tcBorders/>
            <w:tcMar/>
          </w:tcPr>
          <w:p w14:paraId="1760C9FB" wp14:textId="7AAB15E2">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 xml:space="preserve">Paciente (a través de Sistema externo - Servicio de mensajería WhatsApp)</w:t>
            </w:r>
          </w:p>
        </w:tc>
        <w:tc>
          <w:tcPr>
            <w:cnfStyle w:val="000000000000" w:firstRow="0" w:lastRow="0" w:firstColumn="0" w:lastColumn="0" w:oddVBand="0" w:evenVBand="0" w:oddHBand="0" w:evenHBand="0" w:firstRowFirstColumn="0" w:firstRowLastColumn="0" w:lastRowFirstColumn="0" w:lastRowLastColumn="0"/>
            <w:tcW w:w="2000" w:type="dxa"/>
            <w:tcBorders/>
            <w:tcMar/>
          </w:tcPr>
          <w:p w14:paraId="2ED915C0" wp14:textId="05DD890D">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RF-36, ROC-01</w:t>
            </w:r>
          </w:p>
        </w:tc>
        <w:tc>
          <w:tcPr>
            <w:cnfStyle w:val="000000000000" w:firstRow="0" w:lastRow="0" w:firstColumn="0" w:lastColumn="0" w:oddVBand="0" w:evenVBand="0" w:oddHBand="0" w:evenHBand="0" w:firstRowFirstColumn="0" w:firstRowLastColumn="0" w:lastRowFirstColumn="0" w:lastRowLastColumn="0"/>
            <w:tcW w:w="1200" w:type="dxa"/>
            <w:tcBorders/>
            <w:tcMar/>
          </w:tcPr>
          <w:p w14:paraId="4E005D63"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Baja</w:t>
            </w:r>
          </w:p>
        </w:tc>
      </w:tr>
      <w:tr xmlns:wp14="http://schemas.microsoft.com/office/word/2010/wordml" w:rsidTr="6C2EBA1A" w14:paraId="4F34DC4C"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964" w:type="dxa"/>
            <w:tcBorders>
              <w:end w:val="nil"/>
            </w:tcBorders>
            <w:tcMar/>
          </w:tcPr>
          <w:p w:rsidP="6BCAD749" w14:paraId="78F7DABE" wp14:textId="3311F5C0">
            <w:pPr>
              <w:pStyle w:val="Normal"/>
              <w:widowControl w:val="1"/>
              <w:suppressAutoHyphens w:val="true"/>
              <w:spacing w:before="0" w:after="0" w:line="240" w:lineRule="auto"/>
              <w:ind w:hanging="0"/>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CU-22</w:t>
            </w:r>
          </w:p>
        </w:tc>
        <w:tc>
          <w:tcPr>
            <w:cnfStyle w:val="000000000000" w:firstRow="0" w:lastRow="0" w:firstColumn="0" w:lastColumn="0" w:oddVBand="0" w:evenVBand="0" w:oddHBand="0" w:evenHBand="0" w:firstRowFirstColumn="0" w:firstRowLastColumn="0" w:lastRowFirstColumn="0" w:lastRowLastColumn="0"/>
            <w:tcW w:w="1282" w:type="dxa"/>
            <w:vMerge/>
            <w:tcBorders/>
            <w:tcMar/>
          </w:tcPr>
          <w:p w14:paraId="13CB595B" wp14:textId="77777777">
            <w:pPr>
              <w:pStyle w:val="Normal"/>
              <w:widowControl/>
              <w:suppressAutoHyphens w:val="true"/>
              <w:spacing w:before="0"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sz w:val="24"/>
                <w:szCs w:val="24"/>
              </w:rPr>
            </w:r>
          </w:p>
        </w:tc>
        <w:tc>
          <w:tcPr>
            <w:cnfStyle w:val="000000000000" w:firstRow="0" w:lastRow="0" w:firstColumn="0" w:lastColumn="0" w:oddVBand="0" w:evenVBand="0" w:oddHBand="0" w:evenHBand="0" w:firstRowFirstColumn="0" w:firstRowLastColumn="0" w:lastRowFirstColumn="0" w:lastRowLastColumn="0"/>
            <w:tcW w:w="1954" w:type="dxa"/>
            <w:tcBorders/>
            <w:tcMar/>
          </w:tcPr>
          <w:p w14:paraId="0A86A316"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Enviar confirmación de cita</w:t>
            </w:r>
          </w:p>
        </w:tc>
        <w:tc>
          <w:tcPr>
            <w:cnfStyle w:val="000000000000" w:firstRow="0" w:lastRow="0" w:firstColumn="0" w:lastColumn="0" w:oddVBand="0" w:evenVBand="0" w:oddHBand="0" w:evenHBand="0" w:firstRowFirstColumn="0" w:firstRowLastColumn="0" w:lastRowFirstColumn="0" w:lastRowLastColumn="0"/>
            <w:tcW w:w="1950" w:type="dxa"/>
            <w:tcBorders/>
            <w:tcMar/>
          </w:tcPr>
          <w:p w14:paraId="6FAE6E5C" wp14:textId="2B616B71">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Programador de tareas (sistema), al registrarse la cita en el CU-06. El Paciente es actor secundario: recibe el mensaje por WhatsApp</w:t>
            </w:r>
          </w:p>
        </w:tc>
        <w:tc>
          <w:tcPr>
            <w:cnfStyle w:val="000000000000" w:firstRow="0" w:lastRow="0" w:firstColumn="0" w:lastColumn="0" w:oddVBand="0" w:evenVBand="0" w:oddHBand="0" w:evenHBand="0" w:firstRowFirstColumn="0" w:firstRowLastColumn="0" w:lastRowFirstColumn="0" w:lastRowLastColumn="0"/>
            <w:tcW w:w="2000" w:type="dxa"/>
            <w:tcBorders/>
            <w:tcMar/>
          </w:tcPr>
          <w:p w14:paraId="29C5ECB7" wp14:textId="3E4BE400">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RF-34, ROC-12, RNF-16</w:t>
            </w:r>
          </w:p>
        </w:tc>
        <w:tc>
          <w:tcPr>
            <w:cnfStyle w:val="000000000000" w:firstRow="0" w:lastRow="0" w:firstColumn="0" w:lastColumn="0" w:oddVBand="0" w:evenVBand="0" w:oddHBand="0" w:evenHBand="0" w:firstRowFirstColumn="0" w:firstRowLastColumn="0" w:lastRowFirstColumn="0" w:lastRowLastColumn="0"/>
            <w:tcW w:w="1200" w:type="dxa"/>
            <w:tcBorders/>
            <w:tcMar/>
          </w:tcPr>
          <w:p w14:paraId="4316A8EF"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Media</w:t>
            </w:r>
          </w:p>
        </w:tc>
      </w:tr>
      <w:tr xmlns:wp14="http://schemas.microsoft.com/office/word/2010/wordml" w:rsidTr="6C2EBA1A" w14:paraId="0777B270"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964" w:type="dxa"/>
            <w:tcBorders>
              <w:end w:val="nil"/>
            </w:tcBorders>
            <w:tcMar/>
          </w:tcPr>
          <w:p w:rsidP="6BCAD749" w14:paraId="5DBFBF98" wp14:textId="2AABC5C0">
            <w:pPr>
              <w:pStyle w:val="Normal"/>
              <w:widowControl w:val="1"/>
              <w:suppressAutoHyphens w:val="true"/>
              <w:spacing w:before="0" w:after="0" w:line="240" w:lineRule="auto"/>
              <w:ind w:hanging="0"/>
              <w:rPr>
                <w:rFonts w:ascii="Times New Roman" w:hAnsi="Times New Roman"/>
                <w:i w:val="1"/>
                <w:iCs w:val="1"/>
                <w:sz w:val="24"/>
                <w:szCs w:val="24"/>
              </w:rPr>
            </w:pPr>
            <w:r>
              <w:rPr>
                <w:rFonts w:eastAsia="Times New Roman" w:cs="Times New Roman"/>
                <w:i w:val="1"/>
                <w:iCs w:val="1"/>
                <w:color w:val="000000" w:themeColor="text1"/>
                <w:kern w:val="0"/>
                <w:sz w:val="24"/>
                <w:szCs w:val="24"/>
                <w:lang w:eastAsia="es-ES" w:bidi="ar-SA"/>
              </w:rPr>
              <w:t>CU-23</w:t>
            </w:r>
          </w:p>
        </w:tc>
        <w:tc>
          <w:tcPr>
            <w:cnfStyle w:val="000000000000" w:firstRow="0" w:lastRow="0" w:firstColumn="0" w:lastColumn="0" w:oddVBand="0" w:evenVBand="0" w:oddHBand="0" w:evenHBand="0" w:firstRowFirstColumn="0" w:firstRowLastColumn="0" w:lastRowFirstColumn="0" w:lastRowLastColumn="0"/>
            <w:tcW w:w="1282" w:type="dxa"/>
            <w:vMerge/>
            <w:tcBorders/>
            <w:tcMar/>
          </w:tcPr>
          <w:p w14:paraId="6D9C8D39" wp14:textId="77777777">
            <w:pPr>
              <w:pStyle w:val="Normal"/>
              <w:widowControl/>
              <w:suppressAutoHyphens w:val="true"/>
              <w:spacing w:before="0"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sz w:val="24"/>
                <w:szCs w:val="24"/>
              </w:rPr>
            </w:r>
          </w:p>
        </w:tc>
        <w:tc>
          <w:tcPr>
            <w:cnfStyle w:val="000000000000" w:firstRow="0" w:lastRow="0" w:firstColumn="0" w:lastColumn="0" w:oddVBand="0" w:evenVBand="0" w:oddHBand="0" w:evenHBand="0" w:firstRowFirstColumn="0" w:firstRowLastColumn="0" w:lastRowFirstColumn="0" w:lastRowLastColumn="0"/>
            <w:tcW w:w="1954" w:type="dxa"/>
            <w:tcBorders/>
            <w:tcMar/>
          </w:tcPr>
          <w:p w14:paraId="38DF993A" wp14:textId="77777777">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Cancelar cita por WhatsApp</w:t>
            </w:r>
          </w:p>
        </w:tc>
        <w:tc>
          <w:tcPr>
            <w:cnfStyle w:val="000000000000" w:firstRow="0" w:lastRow="0" w:firstColumn="0" w:lastColumn="0" w:oddVBand="0" w:evenVBand="0" w:oddHBand="0" w:evenHBand="0" w:firstRowFirstColumn="0" w:firstRowLastColumn="0" w:lastRowFirstColumn="0" w:lastRowLastColumn="0"/>
            <w:tcW w:w="1950" w:type="dxa"/>
            <w:tcBorders/>
            <w:tcMar/>
          </w:tcPr>
          <w:p w14:paraId="0EF0EA86" wp14:textId="6DA1ABD2">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 xml:space="preserve">Paciente (a través de Sistema externo - Servicio de mensajería WhatsApp)</w:t>
            </w:r>
          </w:p>
        </w:tc>
        <w:tc>
          <w:tcPr>
            <w:cnfStyle w:val="000000000000" w:firstRow="0" w:lastRow="0" w:firstColumn="0" w:lastColumn="0" w:oddVBand="0" w:evenVBand="0" w:oddHBand="0" w:evenHBand="0" w:firstRowFirstColumn="0" w:firstRowLastColumn="0" w:lastRowFirstColumn="0" w:lastRowLastColumn="0"/>
            <w:tcW w:w="2000" w:type="dxa"/>
            <w:tcBorders/>
            <w:tcMar/>
          </w:tcPr>
          <w:p w14:paraId="5559FA53" wp14:textId="0FA2FBB6">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RF-37, ROC-08</w:t>
            </w:r>
          </w:p>
        </w:tc>
        <w:tc>
          <w:tcPr>
            <w:cnfStyle w:val="000000000000" w:firstRow="0" w:lastRow="0" w:firstColumn="0" w:lastColumn="0" w:oddVBand="0" w:evenVBand="0" w:oddHBand="0" w:evenHBand="0" w:firstRowFirstColumn="0" w:firstRowLastColumn="0" w:lastRowFirstColumn="0" w:lastRowLastColumn="0"/>
            <w:tcW w:w="1200" w:type="dxa"/>
            <w:tcBorders/>
            <w:tcMar/>
          </w:tcPr>
          <w:p w14:paraId="09C0A358"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Baja</w:t>
            </w:r>
          </w:p>
        </w:tc>
      </w:tr>
      <w:tr xmlns:wp14="http://schemas.microsoft.com/office/word/2010/wordml">
        <w:trPr>
          <w:trHeight w:val="300" w:hRule="atLeast"/>
          <w:ins w:id="9415" w:author="Revisión" w:date="2026-10-25T22:30:00Z"/>
        </w:trPr>
        <w:tc>
          <w:tcPr>
            <w:cnfStyle w:val="001000000000" w:firstRow="0" w:lastRow="0" w:firstColumn="1" w:lastColumn="0" w:oddVBand="0" w:evenVBand="0" w:oddHBand="0" w:evenHBand="0" w:firstRowFirstColumn="0" w:firstRowLastColumn="0" w:lastRowFirstColumn="0" w:lastRowLastColumn="0"/>
            <w:tcW w:w="964" w:type="dxa"/>
            <w:tcBorders>
              <w:end w:val="nil"/>
            </w:tcBorders>
            <w:tcMar/>
          </w:tcPr>
          <w:p>
            <w:pPr>
              <w:pStyle w:val="Normal"/>
              <w:widowControl w:val="1"/>
              <w:suppressAutoHyphens w:val="true"/>
              <w:spacing w:before="0" w:after="0" w:line="240" w:lineRule="auto"/>
              <w:ind w:hanging="0"/>
              <w:rPr>
                <w:rFonts w:ascii="Times New Roman" w:hAnsi="Times New Roman"/>
                <w:i w:val="1"/>
                <w:iCs w:val="1"/>
                <w:sz w:val="24"/>
                <w:szCs w:val="24"/>
              </w:rPr>
            </w:pPr>
            <w:ins w:id="9416" w:author="Revisión" w:date="2026-10-25T22:30:00Z">
              <w:r>
                <w:rPr>
                  <w:rFonts w:eastAsia="Times New Roman" w:cs="Times New Roman"/>
                  <w:i w:val="1"/>
                  <w:iCs w:val="1"/>
                  <w:color w:val="000000" w:themeColor="text1"/>
                  <w:kern w:val="0"/>
                  <w:sz w:val="24"/>
                  <w:szCs w:val="24"/>
                  <w:lang w:eastAsia="es-ES" w:bidi="ar-SA"/>
                </w:rPr>
                <w:t xml:space="preserve">CU-24</w:t>
              </w:r>
            </w:ins>
          </w:p>
        </w:tc>
        <w:tc>
          <w:tcPr>
            <w:cnfStyle w:val="000000000000" w:firstRow="0" w:lastRow="0" w:firstColumn="0" w:lastColumn="0" w:oddVBand="0" w:evenVBand="0" w:oddHBand="0" w:evenHBand="0" w:firstRowFirstColumn="0" w:firstRowLastColumn="0" w:lastRowFirstColumn="0" w:lastRowLastColumn="0"/>
            <w:tcW w:w="1282" w:type="dxa"/>
            <w:tcBorders/>
            <w:tcMar/>
          </w:tcPr>
          <w:p>
            <w:pPr>
              <w:pStyle w:val="Normal"/>
              <w:widowControl/>
              <w:suppressAutoHyphens w:val="true"/>
              <w:spacing w:before="0"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ins w:id="9417" w:author="Revisión" w:date="2026-10-25T22:30:00Z">
              <w:r>
                <w:rPr>
                  <w:sz w:val="24"/>
                  <w:szCs w:val="24"/>
                </w:rPr>
                <w:t xml:space="preserve">Documen­tación</w:t>
              </w:r>
            </w:ins>
          </w:p>
        </w:tc>
        <w:tc>
          <w:tcPr>
            <w:cnfStyle w:val="000000000000" w:firstRow="0" w:lastRow="0" w:firstColumn="0" w:lastColumn="0" w:oddVBand="0" w:evenVBand="0" w:oddHBand="0" w:evenHBand="0" w:firstRowFirstColumn="0" w:firstRowLastColumn="0" w:lastRowFirstColumn="0" w:lastRowLastColumn="0"/>
            <w:tcW w:w="1954" w:type="dxa"/>
            <w:tcBorders/>
            <w:tcMar/>
          </w:tcPr>
          <w:p>
            <w:pPr>
              <w:pStyle w:val="Normal"/>
              <w:widowControl/>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ins w:id="9418" w:author="Revisión" w:date="2026-10-25T22:30:00Z">
              <w:r>
                <w:rPr>
                  <w:rFonts w:eastAsia="Times New Roman" w:cs="Times New Roman"/>
                  <w:color w:val="000000" w:themeColor="text1"/>
                  <w:kern w:val="0"/>
                  <w:sz w:val="24"/>
                  <w:szCs w:val="24"/>
                  <w:lang w:eastAsia="es-ES" w:bidi="ar-SA"/>
                </w:rPr>
                <w:t xml:space="preserve">Consultar documentación</w:t>
              </w:r>
            </w:ins>
          </w:p>
        </w:tc>
        <w:tc>
          <w:tcPr>
            <w:cnfStyle w:val="000000000000" w:firstRow="0" w:lastRow="0" w:firstColumn="0" w:lastColumn="0" w:oddVBand="0" w:evenVBand="0" w:oddHBand="0" w:evenHBand="0" w:firstRowFirstColumn="0" w:firstRowLastColumn="0" w:lastRowFirstColumn="0" w:lastRowLastColumn="0"/>
            <w:tcW w:w="1950" w:type="dxa"/>
            <w:tcBorders/>
            <w:tcMar/>
          </w:tcPr>
          <w:p>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ins w:id="9419" w:author="Revisión" w:date="2026-10-25T22:30:00Z">
              <w:r>
                <w:rPr>
                  <w:rFonts w:eastAsia="Times New Roman" w:cs="Times New Roman"/>
                  <w:color w:val="000000" w:themeColor="text1"/>
                  <w:kern w:val="0"/>
                  <w:sz w:val="24"/>
                  <w:szCs w:val="24"/>
                  <w:lang w:eastAsia="es-ES" w:bidi="ar-SA"/>
                </w:rPr>
                <w:t xml:space="preserve">Administrador / Equipo clínico</w:t>
              </w:r>
            </w:ins>
          </w:p>
        </w:tc>
        <w:tc>
          <w:tcPr>
            <w:cnfStyle w:val="000000000000" w:firstRow="0" w:lastRow="0" w:firstColumn="0" w:lastColumn="0" w:oddVBand="0" w:evenVBand="0" w:oddHBand="0" w:evenHBand="0" w:firstRowFirstColumn="0" w:firstRowLastColumn="0" w:lastRowFirstColumn="0" w:lastRowLastColumn="0"/>
            <w:tcW w:w="2000" w:type="dxa"/>
            <w:tcBorders/>
            <w:tcMar/>
          </w:tcPr>
          <w:p>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ins w:id="9420" w:author="Revisión" w:date="2026-10-25T22:30:00Z">
              <w:r>
                <w:rPr>
                  <w:rFonts w:eastAsia="Times New Roman" w:cs="Times New Roman"/>
                  <w:color w:val="000000" w:themeColor="text1"/>
                  <w:kern w:val="0"/>
                  <w:sz w:val="24"/>
                  <w:szCs w:val="24"/>
                  <w:lang w:eastAsia="es-ES" w:bidi="ar-SA"/>
                </w:rPr>
                <w:t xml:space="preserve">RF-38</w:t>
              </w:r>
            </w:ins>
          </w:p>
        </w:tc>
        <w:tc>
          <w:tcPr>
            <w:cnfStyle w:val="000000000000" w:firstRow="0" w:lastRow="0" w:firstColumn="0" w:lastColumn="0" w:oddVBand="0" w:evenVBand="0" w:oddHBand="0" w:evenHBand="0" w:firstRowFirstColumn="0" w:firstRowLastColumn="0" w:lastRowFirstColumn="0" w:lastRowLastColumn="0"/>
            <w:tcW w:w="1200" w:type="dxa"/>
            <w:tcBorders/>
            <w:tcMar/>
          </w:tcPr>
          <w:p>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ins w:id="9421" w:author="Revisión" w:date="2026-10-25T22:30:00Z">
              <w:r>
                <w:rPr>
                  <w:rFonts w:eastAsia="Times New Roman" w:cs="Times New Roman"/>
                  <w:color w:val="000000" w:themeColor="text1"/>
                  <w:kern w:val="0"/>
                  <w:sz w:val="24"/>
                  <w:szCs w:val="24"/>
                  <w:lang w:eastAsia="es-ES" w:bidi="ar-SA"/>
                </w:rPr>
                <w:t xml:space="preserve">Baja</w:t>
              </w:r>
            </w:ins>
          </w:p>
        </w:tc>
      </w:tr>
    </w:tbl>
    <w:p xmlns:wp14="http://schemas.microsoft.com/office/word/2010/wordml" w14:paraId="675E05EE" wp14:textId="77777777">
      <w:pPr>
        <w:pStyle w:val="Normal"/>
        <w:ind w:hanging="0"/>
        <w:rPr>
          <w:rFonts w:ascii="Times New Roman" w:hAnsi="Times New Roman" w:eastAsia="Times New Roman"/>
          <w:sz w:val="24"/>
          <w:szCs w:val="24"/>
        </w:rPr>
      </w:pPr>
      <w:r>
        <w:rPr>
          <w:rFonts w:eastAsia="Times New Roman"/>
          <w:sz w:val="24"/>
          <w:szCs w:val="24"/>
        </w:rPr>
      </w:r>
    </w:p>
    <w:p xmlns:wp14="http://schemas.microsoft.com/office/word/2010/wordml" w14:paraId="2470E67C" wp14:textId="77777777">
      <w:pPr>
        <w:pStyle w:val="Normal"/>
        <w:ind w:hanging="0"/>
        <w:jc w:val="star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xmlns:wp14="http://schemas.microsoft.com/office/word/2010/wordml" w14:paraId="40CC526B" wp14:textId="7D6F0F09">
      <w:pPr>
        <w:pStyle w:val="Heading3"/>
        <w:spacing w:before="0" w:after="299"/>
        <w:rPr>
          <w:rFonts w:ascii="Times New Roman" w:hAnsi="Times New Roman"/>
          <w:sz w:val="24"/>
          <w:szCs w:val="24"/>
        </w:rPr>
      </w:pPr>
      <w:bookmarkStart w:name="__RefHeading___Toc10937_794851070" w:id="116"/>
      <w:bookmarkStart w:name="_Toc201972444" w:id="117"/>
      <w:bookmarkEnd w:id="116"/>
      <w:bookmarkEnd w:id="117"/>
      <w:bookmarkStart w:name="_Toc1168827245" w:id="1394604958"/>
      <w:del w:id="9088" w:author="Revisión" w:date="2026-10-25T22:30:00Z">
        <w:r>
          <w:rPr>
            <w:rFonts w:eastAsia="Times New Roman" w:cs="Times New Roman"/>
            <w:sz w:val="24"/>
            <w:szCs w:val="24"/>
          </w:rPr>
          <w:delText xml:space="preserve">CU-01  Iniciar sesión</w:delText>
        </w:r>
      </w:del>
      <w:ins w:id="9089" w:author="Revisión" w:date="2026-10-25T22:30:00Z">
        <w:r>
          <w:rPr>
            <w:rFonts w:eastAsia="Times New Roman" w:cs="Times New Roman"/>
            <w:sz w:val="24"/>
            <w:szCs w:val="24"/>
          </w:rPr>
          <w:t xml:space="preserve">CU-01 Iniciar sesión</w:t>
        </w:r>
      </w:ins>
      <w:bookmarkEnd w:id="1394604958"/>
    </w:p>
    <w:tbl>
      <w:tblPr>
        <w:tblStyle w:val="Tabladecuadrcula6concolores"/>
        <w:tblW w:w="9350" w:type="dxa"/>
        <w:jc w:val="start"/>
        <w:tblInd w:w="0" w:type="dxa"/>
        <w:tblLayout w:type="fixed"/>
        <w:tblCellMar>
          <w:top w:w="0" w:type="dxa"/>
          <w:start w:w="108" w:type="dxa"/>
          <w:bottom w:w="0" w:type="dxa"/>
          <w:end w:w="108" w:type="dxa"/>
        </w:tblCellMar>
        <w:tblLook w:val="06a0" w:firstRow="1" w:lastRow="0" w:firstColumn="1" w:lastColumn="0" w:noHBand="1" w:noVBand="1"/>
      </w:tblPr>
      <w:tblGrid>
        <w:gridCol w:w="2429"/>
        <w:gridCol w:w="6921"/>
      </w:tblGrid>
      <w:tr xmlns:wp14="http://schemas.microsoft.com/office/word/2010/wordml" w:rsidTr="6BCAD749" w14:paraId="4F241345" wp14:textId="77777777">
        <w:trPr>
          <w:trHeight w:val="300"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9" w:type="dxa"/>
            <w:tcBorders>
              <w:bottom w:val="single" w:color="666666" w:sz="12" w:space="0"/>
            </w:tcBorders>
            <w:tcMar/>
          </w:tcPr>
          <w:p w14:paraId="6D8EA27F" wp14:textId="77777777">
            <w:pPr>
              <w:pStyle w:val="Normal"/>
              <w:widowControl/>
              <w:suppressAutoHyphens w:val="true"/>
              <w:spacing w:before="0" w:after="60" w:line="240" w:lineRule="auto"/>
              <w:ind w:hanging="0"/>
              <w:jc w:val="center"/>
              <w:rPr>
                <w:rFonts w:ascii="Times New Roman" w:hAnsi="Times New Roman"/>
                <w:b/>
                <w:bCs/>
                <w:sz w:val="24"/>
                <w:szCs w:val="24"/>
              </w:rPr>
            </w:pPr>
            <w:r>
              <w:rPr>
                <w:rFonts w:eastAsia="Times New Roman" w:cs="Times New Roman"/>
                <w:b/>
                <w:bCs/>
                <w:color w:val="000000" w:themeColor="text1"/>
                <w:kern w:val="0"/>
                <w:sz w:val="24"/>
                <w:szCs w:val="24"/>
                <w:lang w:eastAsia="es-ES" w:bidi="ar-SA"/>
              </w:rPr>
              <w:t>Campo</w:t>
            </w:r>
          </w:p>
        </w:tc>
        <w:tc>
          <w:tcPr>
            <w:cnfStyle w:val="000000000000" w:firstRow="0" w:lastRow="0" w:firstColumn="0" w:lastColumn="0" w:oddVBand="0" w:evenVBand="0" w:oddHBand="0" w:evenHBand="0" w:firstRowFirstColumn="0" w:firstRowLastColumn="0" w:lastRowFirstColumn="0" w:lastRowLastColumn="0"/>
            <w:tcW w:w="6921" w:type="dxa"/>
            <w:tcBorders>
              <w:bottom w:val="single" w:color="666666" w:sz="12" w:space="0"/>
            </w:tcBorders>
            <w:tcMar/>
          </w:tcPr>
          <w:p w14:paraId="6FBB589F" wp14:textId="77777777">
            <w:pPr>
              <w:pStyle w:val="Normal"/>
              <w:widowControl/>
              <w:suppressAutoHyphens w:val="true"/>
              <w:spacing w:before="0" w:after="60" w:line="240" w:lineRule="auto"/>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val="000000" w:themeColor="text1"/>
                <w:kern w:val="0"/>
                <w:sz w:val="24"/>
                <w:szCs w:val="24"/>
                <w:lang w:eastAsia="es-ES" w:bidi="ar-SA"/>
              </w:rPr>
              <w:t>Contenido</w:t>
            </w:r>
          </w:p>
        </w:tc>
      </w:tr>
      <w:tr xmlns:wp14="http://schemas.microsoft.com/office/word/2010/wordml" w:rsidTr="6BCAD749" w14:paraId="35FC24D4"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429" w:type="dxa"/>
            <w:tcBorders/>
            <w:tcMar/>
          </w:tcPr>
          <w:p w14:paraId="5AFEE056" wp14:textId="77777777">
            <w:pPr>
              <w:pStyle w:val="Normal"/>
              <w:widowControl/>
              <w:suppressAutoHyphens w:val="true"/>
              <w:spacing w:before="0" w:after="60" w:line="240" w:lineRule="auto"/>
              <w:ind w:hanging="0"/>
              <w:rPr>
                <w:rFonts w:ascii="Times New Roman" w:hAnsi="Times New Roman"/>
                <w:b/>
                <w:bCs/>
                <w:sz w:val="24"/>
                <w:szCs w:val="24"/>
              </w:rPr>
            </w:pPr>
            <w:r>
              <w:rPr>
                <w:rFonts w:eastAsia="Times New Roman" w:cs="Times New Roman"/>
                <w:b/>
                <w:bCs/>
                <w:color w:val="000000" w:themeColor="text1"/>
                <w:kern w:val="0"/>
                <w:sz w:val="24"/>
                <w:szCs w:val="24"/>
                <w:lang w:eastAsia="es-ES" w:bidi="ar-SA"/>
              </w:rPr>
              <w:t>Actor(es)</w:t>
            </w:r>
          </w:p>
        </w:tc>
        <w:tc>
          <w:tcPr>
            <w:cnfStyle w:val="000000000000" w:firstRow="0" w:lastRow="0" w:firstColumn="0" w:lastColumn="0" w:oddVBand="0" w:evenVBand="0" w:oddHBand="0" w:evenHBand="0" w:firstRowFirstColumn="0" w:firstRowLastColumn="0" w:lastRowFirstColumn="0" w:lastRowLastColumn="0"/>
            <w:tcW w:w="6921" w:type="dxa"/>
            <w:tcBorders/>
            <w:tcMar/>
          </w:tcPr>
          <w:p w14:paraId="10F99B66"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Administrador / Equipo clínico (Odontóloga, Asistente)</w:t>
            </w:r>
          </w:p>
        </w:tc>
      </w:tr>
      <w:tr xmlns:wp14="http://schemas.microsoft.com/office/word/2010/wordml" w:rsidTr="6BCAD749" w14:paraId="47DCC99A"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429" w:type="dxa"/>
            <w:tcBorders/>
            <w:tcMar/>
          </w:tcPr>
          <w:p w14:paraId="652ADDA2" wp14:textId="77777777">
            <w:pPr>
              <w:pStyle w:val="Normal"/>
              <w:widowControl/>
              <w:suppressAutoHyphens w:val="true"/>
              <w:spacing w:before="0" w:after="60" w:line="240" w:lineRule="auto"/>
              <w:ind w:hanging="0"/>
              <w:rPr>
                <w:rFonts w:ascii="Times New Roman" w:hAnsi="Times New Roman"/>
                <w:b/>
                <w:bCs/>
                <w:sz w:val="24"/>
                <w:szCs w:val="24"/>
              </w:rPr>
            </w:pPr>
            <w:r>
              <w:rPr>
                <w:rFonts w:eastAsia="Times New Roman" w:cs="Times New Roman"/>
                <w:b/>
                <w:bCs/>
                <w:color w:val="000000" w:themeColor="text1"/>
                <w:kern w:val="0"/>
                <w:sz w:val="24"/>
                <w:szCs w:val="24"/>
                <w:lang w:eastAsia="es-ES" w:bidi="ar-SA"/>
              </w:rPr>
              <w:t>Objetivo</w:t>
            </w:r>
          </w:p>
        </w:tc>
        <w:tc>
          <w:tcPr>
            <w:cnfStyle w:val="000000000000" w:firstRow="0" w:lastRow="0" w:firstColumn="0" w:lastColumn="0" w:oddVBand="0" w:evenVBand="0" w:oddHBand="0" w:evenHBand="0" w:firstRowFirstColumn="0" w:firstRowLastColumn="0" w:lastRowFirstColumn="0" w:lastRowLastColumn="0"/>
            <w:tcW w:w="6921" w:type="dxa"/>
            <w:tcBorders/>
            <w:tcMar/>
          </w:tcPr>
          <w:p w14:paraId="61DE0049"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Ingresar al sistema con una cuenta autorizada y acceder a las funciones que corresponden al rol del usuario.</w:t>
            </w:r>
          </w:p>
        </w:tc>
      </w:tr>
      <w:tr xmlns:wp14="http://schemas.microsoft.com/office/word/2010/wordml" w:rsidTr="6BCAD749" w14:paraId="1B539160"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429" w:type="dxa"/>
            <w:tcBorders/>
            <w:tcMar/>
          </w:tcPr>
          <w:p w14:paraId="391D1021" wp14:textId="77777777">
            <w:pPr>
              <w:pStyle w:val="Normal"/>
              <w:widowControl/>
              <w:suppressAutoHyphens w:val="true"/>
              <w:spacing w:before="0" w:after="60" w:line="240" w:lineRule="auto"/>
              <w:ind w:hanging="0"/>
              <w:rPr>
                <w:rFonts w:ascii="Times New Roman" w:hAnsi="Times New Roman"/>
                <w:b/>
                <w:bCs/>
                <w:sz w:val="24"/>
                <w:szCs w:val="24"/>
              </w:rPr>
            </w:pPr>
            <w:r>
              <w:rPr>
                <w:rFonts w:eastAsia="Times New Roman" w:cs="Times New Roman"/>
                <w:b/>
                <w:bCs/>
                <w:color w:val="000000" w:themeColor="text1"/>
                <w:kern w:val="0"/>
                <w:sz w:val="24"/>
                <w:szCs w:val="24"/>
                <w:lang w:eastAsia="es-ES" w:bidi="ar-SA"/>
              </w:rPr>
              <w:t>Precondiciones</w:t>
            </w:r>
          </w:p>
        </w:tc>
        <w:tc>
          <w:tcPr>
            <w:cnfStyle w:val="000000000000" w:firstRow="0" w:lastRow="0" w:firstColumn="0" w:lastColumn="0" w:oddVBand="0" w:evenVBand="0" w:oddHBand="0" w:evenHBand="0" w:firstRowFirstColumn="0" w:firstRowLastColumn="0" w:lastRowFirstColumn="0" w:lastRowLastColumn="0"/>
            <w:tcW w:w="6921" w:type="dxa"/>
            <w:tcBorders/>
            <w:tcMar/>
          </w:tcPr>
          <w:p w:rsidP="6BCAD749" w14:paraId="36817E2F" wp14:textId="03A49EED">
            <w:pPr>
              <w:pStyle w:val="Normal"/>
              <w:widowControl w:val="1"/>
              <w:suppressAutoHyphens w:val="true"/>
              <w:spacing w:before="0" w:after="6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correo del usuario fue autorizado por el administrador (CU-04) y se encuentra activo.</w:t>
            </w:r>
          </w:p>
        </w:tc>
      </w:tr>
      <w:tr xmlns:wp14="http://schemas.microsoft.com/office/word/2010/wordml" w:rsidTr="6BCAD749" w14:paraId="44AA9E10"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429" w:type="dxa"/>
            <w:tcBorders/>
            <w:tcMar/>
          </w:tcPr>
          <w:p w14:paraId="0B2C5D10" wp14:textId="77777777">
            <w:pPr>
              <w:pStyle w:val="Normal"/>
              <w:widowControl/>
              <w:suppressAutoHyphens w:val="true"/>
              <w:spacing w:before="0" w:after="60" w:line="240" w:lineRule="auto"/>
              <w:ind w:hanging="0"/>
              <w:rPr>
                <w:rFonts w:ascii="Times New Roman" w:hAnsi="Times New Roman"/>
                <w:b/>
                <w:bCs/>
                <w:sz w:val="24"/>
                <w:szCs w:val="24"/>
              </w:rPr>
            </w:pPr>
            <w:r>
              <w:rPr>
                <w:rFonts w:eastAsia="Times New Roman" w:cs="Times New Roman"/>
                <w:b/>
                <w:bCs/>
                <w:color w:val="000000" w:themeColor="text1"/>
                <w:kern w:val="0"/>
                <w:sz w:val="24"/>
                <w:szCs w:val="24"/>
                <w:lang w:eastAsia="es-ES" w:bidi="ar-SA"/>
              </w:rPr>
              <w:t>Datos</w:t>
            </w:r>
          </w:p>
        </w:tc>
        <w:tc>
          <w:tcPr>
            <w:cnfStyle w:val="000000000000" w:firstRow="0" w:lastRow="0" w:firstColumn="0" w:lastColumn="0" w:oddVBand="0" w:evenVBand="0" w:oddHBand="0" w:evenHBand="0" w:firstRowFirstColumn="0" w:firstRowLastColumn="0" w:lastRowFirstColumn="0" w:lastRowLastColumn="0"/>
            <w:tcW w:w="6921" w:type="dxa"/>
            <w:tcBorders/>
            <w:tcMar/>
          </w:tcPr>
          <w:p w14:paraId="3D8246C3"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Correo electrónico y contraseña (obligatorios), o cuenta de Google. Como alternativa, el usuario puede solicitar un enlace de acceso a su correo.</w:t>
            </w:r>
          </w:p>
        </w:tc>
      </w:tr>
      <w:tr xmlns:wp14="http://schemas.microsoft.com/office/word/2010/wordml" w:rsidTr="6BCAD749" w14:paraId="09B4A93B"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429" w:type="dxa"/>
            <w:tcBorders/>
            <w:tcMar/>
          </w:tcPr>
          <w:p w14:paraId="35D3CAC8" wp14:textId="77777777">
            <w:pPr>
              <w:pStyle w:val="Normal"/>
              <w:widowControl/>
              <w:suppressAutoHyphens w:val="true"/>
              <w:spacing w:before="0" w:after="60" w:line="240" w:lineRule="auto"/>
              <w:ind w:hanging="0"/>
              <w:rPr>
                <w:rFonts w:ascii="Times New Roman" w:hAnsi="Times New Roman"/>
                <w:b/>
                <w:bCs/>
                <w:sz w:val="24"/>
                <w:szCs w:val="24"/>
              </w:rPr>
            </w:pPr>
            <w:r>
              <w:rPr>
                <w:rFonts w:eastAsia="Times New Roman" w:cs="Times New Roman"/>
                <w:b/>
                <w:bCs/>
                <w:color w:val="000000" w:themeColor="text1"/>
                <w:kern w:val="0"/>
                <w:sz w:val="24"/>
                <w:szCs w:val="24"/>
                <w:lang w:eastAsia="es-ES" w:bidi="ar-SA"/>
              </w:rPr>
              <w:t>Flujo principal</w:t>
            </w:r>
          </w:p>
        </w:tc>
        <w:tc>
          <w:tcPr>
            <w:cnfStyle w:val="000000000000" w:firstRow="0" w:lastRow="0" w:firstColumn="0" w:lastColumn="0" w:oddVBand="0" w:evenVBand="0" w:oddHBand="0" w:evenHBand="0" w:firstRowFirstColumn="0" w:firstRowLastColumn="0" w:lastRowFirstColumn="0" w:lastRowLastColumn="0"/>
            <w:tcW w:w="6921" w:type="dxa"/>
            <w:tcBorders/>
            <w:tcMar/>
          </w:tcPr>
          <w:p w14:paraId="3CF0F694"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1) El usuario abre la pantalla de inicio de sesión.</w:t>
            </w:r>
          </w:p>
          <w:p w14:paraId="78ECCB27"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2) Ingresa su correo y contraseña, o elige ingresar con su cuenta de Google.</w:t>
            </w:r>
          </w:p>
          <w:p w14:paraId="15DEA4EC"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3) El sistema valida las credenciales con el servicio de autenticación.</w:t>
            </w:r>
          </w:p>
          <w:p w14:paraId="08AAEDBB"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4) El sistema verifica que el correo esté autorizado y activo.</w:t>
            </w:r>
          </w:p>
          <w:p w14:paraId="37D4B79B"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5) El sistema carga el perfil y el rol del usuario.</w:t>
            </w:r>
          </w:p>
          <w:p w14:paraId="7493A7FC"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6) El sistema muestra el panel principal con las opciones de su rol.</w:t>
            </w:r>
          </w:p>
        </w:tc>
      </w:tr>
      <w:tr xmlns:wp14="http://schemas.microsoft.com/office/word/2010/wordml" w:rsidTr="6BCAD749" w14:paraId="64FFE6F6"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429" w:type="dxa"/>
            <w:tcBorders/>
            <w:tcMar/>
          </w:tcPr>
          <w:p w14:paraId="6D02FD7F" wp14:textId="77777777">
            <w:pPr>
              <w:pStyle w:val="Normal"/>
              <w:widowControl/>
              <w:suppressAutoHyphens w:val="true"/>
              <w:spacing w:before="0" w:after="60" w:line="240" w:lineRule="auto"/>
              <w:ind w:hanging="0"/>
              <w:rPr>
                <w:rFonts w:ascii="Times New Roman" w:hAnsi="Times New Roman"/>
                <w:b/>
                <w:bCs/>
                <w:sz w:val="24"/>
                <w:szCs w:val="24"/>
              </w:rPr>
            </w:pPr>
            <w:r>
              <w:rPr>
                <w:rFonts w:eastAsia="Times New Roman" w:cs="Times New Roman"/>
                <w:b/>
                <w:bCs/>
                <w:color w:val="000000" w:themeColor="text1"/>
                <w:kern w:val="0"/>
                <w:sz w:val="24"/>
                <w:szCs w:val="24"/>
                <w:lang w:eastAsia="es-ES" w:bidi="ar-SA"/>
              </w:rPr>
              <w:t>Flujo alternativo</w:t>
            </w:r>
          </w:p>
        </w:tc>
        <w:tc>
          <w:tcPr>
            <w:cnfStyle w:val="000000000000" w:firstRow="0" w:lastRow="0" w:firstColumn="0" w:lastColumn="0" w:oddVBand="0" w:evenVBand="0" w:oddHBand="0" w:evenHBand="0" w:firstRowFirstColumn="0" w:firstRowLastColumn="0" w:lastRowFirstColumn="0" w:lastRowLastColumn="0"/>
            <w:tcW w:w="6921" w:type="dxa"/>
            <w:tcBorders/>
            <w:tcMar/>
          </w:tcPr>
          <w:p w14:paraId="4F21F8A1"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3a) Si las credenciales son incorrectas, el sistema muestra un mensaje de error y permite intentarlo de nuevo.</w:t>
            </w:r>
          </w:p>
          <w:p w14:paraId="26DB764B"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4a) Si el correo no está autorizado o fue desactivado, el sistema cierra la sesión e informa que el acceso fue denegado.</w:t>
            </w:r>
          </w:p>
        </w:tc>
      </w:tr>
      <w:tr xmlns:wp14="http://schemas.microsoft.com/office/word/2010/wordml" w:rsidTr="6BCAD749" w14:paraId="612ED449"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429" w:type="dxa"/>
            <w:tcBorders/>
            <w:tcMar/>
          </w:tcPr>
          <w:p w14:paraId="2D21B5E8" wp14:textId="77777777">
            <w:pPr>
              <w:pStyle w:val="Normal"/>
              <w:widowControl/>
              <w:suppressAutoHyphens w:val="true"/>
              <w:spacing w:before="0" w:after="60" w:line="240" w:lineRule="auto"/>
              <w:ind w:hanging="0"/>
              <w:rPr>
                <w:rFonts w:ascii="Times New Roman" w:hAnsi="Times New Roman"/>
                <w:b/>
                <w:bCs/>
                <w:sz w:val="24"/>
                <w:szCs w:val="24"/>
              </w:rPr>
            </w:pPr>
            <w:r>
              <w:rPr>
                <w:rFonts w:eastAsia="Times New Roman" w:cs="Times New Roman"/>
                <w:b/>
                <w:bCs/>
                <w:color w:val="000000" w:themeColor="text1"/>
                <w:kern w:val="0"/>
                <w:sz w:val="24"/>
                <w:szCs w:val="24"/>
                <w:lang w:eastAsia="es-ES" w:bidi="ar-SA"/>
              </w:rPr>
              <w:t>Postcondiciones</w:t>
            </w:r>
          </w:p>
        </w:tc>
        <w:tc>
          <w:tcPr>
            <w:cnfStyle w:val="000000000000" w:firstRow="0" w:lastRow="0" w:firstColumn="0" w:lastColumn="0" w:oddVBand="0" w:evenVBand="0" w:oddHBand="0" w:evenHBand="0" w:firstRowFirstColumn="0" w:firstRowLastColumn="0" w:lastRowFirstColumn="0" w:lastRowLastColumn="0"/>
            <w:tcW w:w="6921" w:type="dxa"/>
            <w:tcBorders/>
            <w:tcMar/>
          </w:tcPr>
          <w:p w14:paraId="7C940E51"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usuario queda con una sesión activa, que expira según la configuración del servicio de autenticación.</w:t>
            </w:r>
          </w:p>
        </w:tc>
      </w:tr>
    </w:tbl>
    <w:p xmlns:wp14="http://schemas.microsoft.com/office/word/2010/wordml" w14:paraId="2FC17F8B" wp14:textId="77777777">
      <w:pPr>
        <w:pStyle w:val="Normal"/>
        <w:rPr>
          <w:rFonts w:ascii="Times New Roman" w:hAnsi="Times New Roman" w:eastAsia="Times New Roman"/>
          <w:sz w:val="24"/>
          <w:szCs w:val="24"/>
          <w:lang w:val="es-CO"/>
        </w:rPr>
      </w:pPr>
      <w:r>
        <w:rPr>
          <w:rFonts w:eastAsia="Times New Roman"/>
          <w:sz w:val="24"/>
          <w:szCs w:val="24"/>
          <w:lang w:val="es-CO"/>
        </w:rPr>
      </w:r>
    </w:p>
    <w:p xmlns:wp14="http://schemas.microsoft.com/office/word/2010/wordml" w14:paraId="4E52B482" wp14:textId="17C1A56C">
      <w:pPr>
        <w:pStyle w:val="Heading3"/>
        <w:spacing w:before="299" w:after="299"/>
        <w:rPr>
          <w:rFonts w:ascii="Times New Roman" w:hAnsi="Times New Roman"/>
          <w:sz w:val="24"/>
          <w:szCs w:val="24"/>
        </w:rPr>
      </w:pPr>
      <w:bookmarkStart w:name="__RefHeading___Toc10939_794851070" w:id="118"/>
      <w:bookmarkStart w:name="_Toc1287822970" w:id="119"/>
      <w:bookmarkEnd w:id="118"/>
      <w:bookmarkEnd w:id="119"/>
      <w:bookmarkStart w:name="_Toc1968936839" w:id="1968312465"/>
      <w:r>
        <w:rPr>
          <w:rFonts w:eastAsia="Times New Roman" w:cs="Times New Roman"/>
          <w:sz w:val="24"/>
          <w:szCs w:val="24"/>
        </w:rPr>
        <w:t xml:space="preserve">CU-04 Gestionar usuarios</w:t>
      </w:r>
      <w:bookmarkEnd w:id="1968312465"/>
    </w:p>
    <w:tbl>
      <w:tblPr>
        <w:tblStyle w:val="Tabladecuadrcula6concolores"/>
        <w:tblW w:w="9350" w:type="dxa"/>
        <w:jc w:val="start"/>
        <w:tblInd w:w="0" w:type="dxa"/>
        <w:tblLayout w:type="fixed"/>
        <w:tblCellMar>
          <w:top w:w="0" w:type="dxa"/>
          <w:start w:w="108" w:type="dxa"/>
          <w:bottom w:w="0" w:type="dxa"/>
          <w:end w:w="108" w:type="dxa"/>
        </w:tblCellMar>
        <w:tblLook w:val="06a0" w:firstRow="1" w:lastRow="0" w:firstColumn="1" w:lastColumn="0" w:noHBand="1" w:noVBand="1"/>
      </w:tblPr>
      <w:tblGrid>
        <w:gridCol w:w="2560"/>
        <w:gridCol w:w="6790"/>
      </w:tblGrid>
      <w:tr xmlns:wp14="http://schemas.microsoft.com/office/word/2010/wordml" w14:paraId="76B47AF3" wp14:textId="77777777">
        <w:trPr>
          <w:trHeight w:val="300"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0" w:type="dxa"/>
            <w:tcBorders>
              <w:bottom w:val="single" w:color="666666" w:sz="12" w:space="0"/>
            </w:tcBorders>
          </w:tcPr>
          <w:p w14:paraId="3A39218C" wp14:textId="77777777">
            <w:pPr>
              <w:pStyle w:val="Normal"/>
              <w:widowControl/>
              <w:suppressAutoHyphens w:val="true"/>
              <w:spacing w:before="0" w:after="60" w:line="240" w:lineRule="auto"/>
              <w:ind w:hanging="0"/>
              <w:jc w:val="center"/>
              <w:rPr>
                <w:rFonts w:ascii="Times New Roman" w:hAnsi="Times New Roman"/>
                <w:b/>
                <w:bCs/>
                <w:sz w:val="24"/>
                <w:szCs w:val="24"/>
              </w:rPr>
            </w:pPr>
            <w:r>
              <w:rPr>
                <w:rFonts w:eastAsia="Times New Roman" w:cs="Times New Roman"/>
                <w:b/>
                <w:bCs/>
                <w:color w:val="000000" w:themeColor="text1"/>
                <w:kern w:val="0"/>
                <w:sz w:val="24"/>
                <w:szCs w:val="24"/>
                <w:lang w:eastAsia="es-ES" w:bidi="ar-SA"/>
              </w:rPr>
              <w:t>Campo</w:t>
            </w:r>
          </w:p>
        </w:tc>
        <w:tc>
          <w:tcPr>
            <w:cnfStyle w:val="000000000000" w:firstRow="0" w:lastRow="0" w:firstColumn="0" w:lastColumn="0" w:oddVBand="0" w:evenVBand="0" w:oddHBand="0" w:evenHBand="0" w:firstRowFirstColumn="0" w:firstRowLastColumn="0" w:lastRowFirstColumn="0" w:lastRowLastColumn="0"/>
            <w:tcW w:w="6790" w:type="dxa"/>
            <w:tcBorders>
              <w:bottom w:val="single" w:color="666666" w:sz="12" w:space="0"/>
            </w:tcBorders>
          </w:tcPr>
          <w:p w14:paraId="0A3C17D6" wp14:textId="77777777">
            <w:pPr>
              <w:pStyle w:val="Normal"/>
              <w:widowControl/>
              <w:suppressAutoHyphens w:val="true"/>
              <w:spacing w:before="0" w:after="60" w:line="240" w:lineRule="auto"/>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val="000000" w:themeColor="text1"/>
                <w:kern w:val="0"/>
                <w:sz w:val="24"/>
                <w:szCs w:val="24"/>
                <w:lang w:eastAsia="es-ES" w:bidi="ar-SA"/>
              </w:rPr>
              <w:t>Contenido</w:t>
            </w:r>
          </w:p>
        </w:tc>
      </w:tr>
      <w:tr xmlns:wp14="http://schemas.microsoft.com/office/word/2010/wordml" w14:paraId="079697DA"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6BA7B00A"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Actor(es)</w:t>
            </w:r>
          </w:p>
        </w:tc>
        <w:tc>
          <w:tcPr>
            <w:cnfStyle w:val="000000000000" w:firstRow="0" w:lastRow="0" w:firstColumn="0" w:lastColumn="0" w:oddVBand="0" w:evenVBand="0" w:oddHBand="0" w:evenHBand="0" w:firstRowFirstColumn="0" w:firstRowLastColumn="0" w:lastRowFirstColumn="0" w:lastRowLastColumn="0"/>
            <w:tcW w:w="6790" w:type="dxa"/>
            <w:tcBorders/>
          </w:tcPr>
          <w:p w14:paraId="46C2A330"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Administrador</w:t>
            </w:r>
          </w:p>
        </w:tc>
      </w:tr>
      <w:tr xmlns:wp14="http://schemas.microsoft.com/office/word/2010/wordml" w14:paraId="0445D620"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45DD4A80"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Objetivo</w:t>
            </w:r>
          </w:p>
        </w:tc>
        <w:tc>
          <w:tcPr>
            <w:cnfStyle w:val="000000000000" w:firstRow="0" w:lastRow="0" w:firstColumn="0" w:lastColumn="0" w:oddVBand="0" w:evenVBand="0" w:oddHBand="0" w:evenHBand="0" w:firstRowFirstColumn="0" w:firstRowLastColumn="0" w:lastRowFirstColumn="0" w:lastRowLastColumn="0"/>
            <w:tcW w:w="6790" w:type="dxa"/>
            <w:tcBorders/>
          </w:tcPr>
          <w:p w14:paraId="47D2BE13"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Controlar quién puede ingresar al sistema y con qué rol.</w:t>
            </w:r>
          </w:p>
        </w:tc>
      </w:tr>
      <w:tr xmlns:wp14="http://schemas.microsoft.com/office/word/2010/wordml" w14:paraId="7B2EC58A"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49224E3C"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Precondiciones</w:t>
            </w:r>
          </w:p>
        </w:tc>
        <w:tc>
          <w:tcPr>
            <w:cnfStyle w:val="000000000000" w:firstRow="0" w:lastRow="0" w:firstColumn="0" w:lastColumn="0" w:oddVBand="0" w:evenVBand="0" w:oddHBand="0" w:evenHBand="0" w:firstRowFirstColumn="0" w:firstRowLastColumn="0" w:lastRowFirstColumn="0" w:lastRowLastColumn="0"/>
            <w:tcW w:w="6790" w:type="dxa"/>
            <w:tcBorders/>
          </w:tcPr>
          <w:p w14:paraId="6050274B"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administrador tiene una sesión activa.</w:t>
            </w:r>
          </w:p>
        </w:tc>
      </w:tr>
      <w:tr xmlns:wp14="http://schemas.microsoft.com/office/word/2010/wordml" w14:paraId="633C8E8D"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4472E78D"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Datos</w:t>
            </w:r>
          </w:p>
        </w:tc>
        <w:tc>
          <w:tcPr>
            <w:cnfStyle w:val="000000000000" w:firstRow="0" w:lastRow="0" w:firstColumn="0" w:lastColumn="0" w:oddVBand="0" w:evenVBand="0" w:oddHBand="0" w:evenHBand="0" w:firstRowFirstColumn="0" w:firstRowLastColumn="0" w:lastRowFirstColumn="0" w:lastRowLastColumn="0"/>
            <w:tcW w:w="6790" w:type="dxa"/>
            <w:tcBorders/>
          </w:tcPr>
          <w:p w14:paraId="3B762407"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Correo electrónico (obligatorio y único), nombre completo (obligatorio) y rol (obligatorio: Administrador, Odontóloga o Asistente).</w:t>
            </w:r>
          </w:p>
          <w:p w14:paraId="60DCFECA"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administrador puede modificar el nombre y el rol, y activar o desactivar al usuario. El correo no se modifica: si cambia, se registra como un usuario nuevo.</w:t>
            </w:r>
          </w:p>
        </w:tc>
      </w:tr>
      <w:tr xmlns:wp14="http://schemas.microsoft.com/office/word/2010/wordml" w14:paraId="116506BD"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17830558"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Flujo principal</w:t>
            </w:r>
          </w:p>
        </w:tc>
        <w:tc>
          <w:tcPr>
            <w:cnfStyle w:val="000000000000" w:firstRow="0" w:lastRow="0" w:firstColumn="0" w:lastColumn="0" w:oddVBand="0" w:evenVBand="0" w:oddHBand="0" w:evenHBand="0" w:firstRowFirstColumn="0" w:firstRowLastColumn="0" w:lastRowFirstColumn="0" w:lastRowLastColumn="0"/>
            <w:tcW w:w="6790" w:type="dxa"/>
            <w:tcBorders/>
          </w:tcPr>
          <w:p w14:paraId="1DB3A945"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1) El administrador abre el módulo de doctores y usuarios.</w:t>
            </w:r>
          </w:p>
          <w:p w14:paraId="64A482F2"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2) El sistema muestra los usuarios autorizados con su rol y su estado.</w:t>
            </w:r>
          </w:p>
          <w:p w14:paraId="6E942518"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3) El administrador registra el correo, el nombre y el rol del nuevo usuario.</w:t>
            </w:r>
          </w:p>
          <w:p w14:paraId="3F8376D6"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4) El sistema guarda la autorización.</w:t>
            </w:r>
          </w:p>
          <w:p w14:paraId="7BEA9BAF"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5) El administrador envía al usuario el correo para crear su contraseña.</w:t>
            </w:r>
          </w:p>
          <w:p w14:paraId="06FE907D"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6) El sistema confirma el envío.</w:t>
            </w:r>
          </w:p>
        </w:tc>
      </w:tr>
      <w:tr xmlns:wp14="http://schemas.microsoft.com/office/word/2010/wordml" w14:paraId="13C4655F"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58F73A2E"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Flujo alternativo</w:t>
            </w:r>
          </w:p>
        </w:tc>
        <w:tc>
          <w:tcPr>
            <w:cnfStyle w:val="000000000000" w:firstRow="0" w:lastRow="0" w:firstColumn="0" w:lastColumn="0" w:oddVBand="0" w:evenVBand="0" w:oddHBand="0" w:evenHBand="0" w:firstRowFirstColumn="0" w:firstRowLastColumn="0" w:lastRowFirstColumn="0" w:lastRowLastColumn="0"/>
            <w:tcW w:w="6790" w:type="dxa"/>
            <w:tcBorders/>
          </w:tcPr>
          <w:p w14:paraId="6B89295E"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3a) Si el correo ya estaba autorizado, el sistema actualiza su nombre y su rol en lugar de crear otro registro.</w:t>
            </w:r>
          </w:p>
          <w:p w14:paraId="794A0D32"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5a) Si el usuario está desactivado, el sistema no envía el correo e indica que primero debe activarse.</w:t>
            </w:r>
          </w:p>
          <w:p w14:paraId="64152C9B"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7) Para retirar el acceso, el administrador desactiva al usuario; su información se conserva y no puede volver a ingresar.</w:t>
            </w:r>
          </w:p>
        </w:tc>
      </w:tr>
      <w:tr xmlns:wp14="http://schemas.microsoft.com/office/word/2010/wordml" w14:paraId="62B8FA09"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41DEE6AB"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Postcondiciones</w:t>
            </w:r>
          </w:p>
        </w:tc>
        <w:tc>
          <w:tcPr>
            <w:cnfStyle w:val="000000000000" w:firstRow="0" w:lastRow="0" w:firstColumn="0" w:lastColumn="0" w:oddVBand="0" w:evenVBand="0" w:oddHBand="0" w:evenHBand="0" w:firstRowFirstColumn="0" w:firstRowLastColumn="0" w:lastRowFirstColumn="0" w:lastRowLastColumn="0"/>
            <w:tcW w:w="6790" w:type="dxa"/>
            <w:tcBorders/>
          </w:tcPr>
          <w:p w14:paraId="07C42B2F"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usuario queda autorizado, actualizado o desactivado, y el cambio se aplica en su siguiente inicio de sesión.</w:t>
            </w:r>
          </w:p>
        </w:tc>
      </w:tr>
    </w:tbl>
    <w:p xmlns:wp14="http://schemas.microsoft.com/office/word/2010/wordml" w14:paraId="0A4F7224" wp14:textId="77777777">
      <w:pPr>
        <w:pStyle w:val="Normal"/>
        <w:rPr>
          <w:rFonts w:ascii="Times New Roman" w:hAnsi="Times New Roman"/>
          <w:sz w:val="24"/>
          <w:szCs w:val="24"/>
        </w:rPr>
      </w:pPr>
      <w:r>
        <w:rPr>
          <w:sz w:val="24"/>
          <w:szCs w:val="24"/>
        </w:rPr>
      </w:r>
    </w:p>
    <w:p xmlns:wp14="http://schemas.microsoft.com/office/word/2010/wordml" w14:paraId="3F315FF3" wp14:textId="43D8FFD1">
      <w:pPr>
        <w:pStyle w:val="Heading3"/>
        <w:spacing w:before="299" w:after="299"/>
        <w:rPr>
          <w:rFonts w:ascii="Times New Roman" w:hAnsi="Times New Roman"/>
          <w:sz w:val="24"/>
          <w:szCs w:val="24"/>
        </w:rPr>
      </w:pPr>
      <w:bookmarkStart w:name="__RefHeading___Toc10941_794851070" w:id="120"/>
      <w:bookmarkStart w:name="_Toc80360966" w:id="121"/>
      <w:bookmarkEnd w:id="120"/>
      <w:bookmarkEnd w:id="121"/>
      <w:bookmarkStart w:name="_Toc1182261589" w:id="171768818"/>
      <w:r>
        <w:rPr>
          <w:rFonts w:eastAsia="Times New Roman" w:cs="Times New Roman"/>
          <w:sz w:val="24"/>
          <w:szCs w:val="24"/>
        </w:rPr>
        <w:t xml:space="preserve">CU-05 Gestionar pacientes</w:t>
      </w:r>
      <w:bookmarkEnd w:id="171768818"/>
    </w:p>
    <w:tbl>
      <w:tblPr>
        <w:tblStyle w:val="Tabladecuadrcula6concolores"/>
        <w:tblW w:w="9350" w:type="dxa"/>
        <w:jc w:val="start"/>
        <w:tblInd w:w="0" w:type="dxa"/>
        <w:tblLayout w:type="fixed"/>
        <w:tblCellMar>
          <w:top w:w="0" w:type="dxa"/>
          <w:start w:w="108" w:type="dxa"/>
          <w:bottom w:w="0" w:type="dxa"/>
          <w:end w:w="108" w:type="dxa"/>
        </w:tblCellMar>
        <w:tblLook w:val="06a0" w:firstRow="1" w:lastRow="0" w:firstColumn="1" w:lastColumn="0" w:noHBand="1" w:noVBand="1"/>
      </w:tblPr>
      <w:tblGrid>
        <w:gridCol w:w="2560"/>
        <w:gridCol w:w="6790"/>
      </w:tblGrid>
      <w:tr xmlns:wp14="http://schemas.microsoft.com/office/word/2010/wordml" w:rsidTr="6BCAD749" w14:paraId="5106F25C" wp14:textId="77777777">
        <w:trPr>
          <w:trHeight w:val="300"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0" w:type="dxa"/>
            <w:tcBorders>
              <w:bottom w:val="single" w:color="666666" w:sz="12" w:space="0"/>
            </w:tcBorders>
            <w:tcMar/>
          </w:tcPr>
          <w:p w14:paraId="4B06B4A6" wp14:textId="77777777">
            <w:pPr>
              <w:pStyle w:val="Normal"/>
              <w:widowControl/>
              <w:suppressAutoHyphens w:val="true"/>
              <w:spacing w:before="0" w:after="60" w:line="240" w:lineRule="auto"/>
              <w:ind w:hanging="0"/>
              <w:jc w:val="center"/>
              <w:rPr>
                <w:rFonts w:ascii="Times New Roman" w:hAnsi="Times New Roman"/>
                <w:b/>
                <w:bCs/>
                <w:sz w:val="24"/>
                <w:szCs w:val="24"/>
              </w:rPr>
            </w:pPr>
            <w:r>
              <w:rPr>
                <w:rFonts w:eastAsia="Times New Roman" w:cs="Times New Roman"/>
                <w:b/>
                <w:bCs/>
                <w:color w:val="000000" w:themeColor="text1"/>
                <w:kern w:val="0"/>
                <w:sz w:val="24"/>
                <w:szCs w:val="24"/>
                <w:lang w:eastAsia="es-ES" w:bidi="ar-SA"/>
              </w:rPr>
              <w:t>Campo</w:t>
            </w:r>
          </w:p>
        </w:tc>
        <w:tc>
          <w:tcPr>
            <w:cnfStyle w:val="000000000000" w:firstRow="0" w:lastRow="0" w:firstColumn="0" w:lastColumn="0" w:oddVBand="0" w:evenVBand="0" w:oddHBand="0" w:evenHBand="0" w:firstRowFirstColumn="0" w:firstRowLastColumn="0" w:lastRowFirstColumn="0" w:lastRowLastColumn="0"/>
            <w:tcW w:w="6790" w:type="dxa"/>
            <w:tcBorders>
              <w:bottom w:val="single" w:color="666666" w:sz="12" w:space="0"/>
            </w:tcBorders>
            <w:tcMar/>
          </w:tcPr>
          <w:p w14:paraId="119A6CC1" wp14:textId="77777777">
            <w:pPr>
              <w:pStyle w:val="Normal"/>
              <w:widowControl/>
              <w:suppressAutoHyphens w:val="true"/>
              <w:spacing w:before="0" w:after="60" w:line="240" w:lineRule="auto"/>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val="000000" w:themeColor="text1"/>
                <w:kern w:val="0"/>
                <w:sz w:val="24"/>
                <w:szCs w:val="24"/>
                <w:lang w:eastAsia="es-ES" w:bidi="ar-SA"/>
              </w:rPr>
              <w:t>Contenido</w:t>
            </w:r>
          </w:p>
        </w:tc>
      </w:tr>
      <w:tr xmlns:wp14="http://schemas.microsoft.com/office/word/2010/wordml" w:rsidTr="6BCAD749" w14:paraId="16AB4299"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18591BFB"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Actor(es)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69C384A6"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Administrador / Equipo clínico</w:t>
            </w:r>
          </w:p>
        </w:tc>
      </w:tr>
      <w:tr xmlns:wp14="http://schemas.microsoft.com/office/word/2010/wordml" w:rsidTr="6BCAD749" w14:paraId="77EE185F"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2207F699"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Objetivo</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0C0F3FC2"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Registrar y mantener actualizada la información de los pacientes del consultorio.</w:t>
            </w:r>
          </w:p>
        </w:tc>
      </w:tr>
      <w:tr xmlns:wp14="http://schemas.microsoft.com/office/word/2010/wordml" w:rsidTr="6BCAD749" w14:paraId="5AB39CD9"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54407B00"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Precondiciones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0868F670"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actor tiene una sesión activa.</w:t>
            </w:r>
          </w:p>
        </w:tc>
      </w:tr>
      <w:tr xmlns:wp14="http://schemas.microsoft.com/office/word/2010/wordml" w:rsidTr="6BCAD749" w14:paraId="1C3B2EA8"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04BE0C30"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Datos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3B044EBD"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registro se hace en cinco pasos:</w:t>
            </w:r>
          </w:p>
          <w:p w14:paraId="157B2F97"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Paso 1, documento: tipo y número de documento (obligatorios; el número no puede repetirse).</w:t>
            </w:r>
          </w:p>
          <w:p w14:paraId="2F5E2671"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Paso 2, datos personales: nombre, apellidos y fecha de nacimiento (obligatorios), edad (la calcula el sistema), sexo y ocupación.</w:t>
            </w:r>
          </w:p>
          <w:p w14:paraId="353E8602"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Paso 3, contacto y salud: dirección, teléfono, celular, correo electrónico, EPS y tipo de sangre.</w:t>
            </w:r>
          </w:p>
          <w:p w14:paraId="31349B0A"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Paso 4, acudiente (para menores de edad): nombre, parentesco, celular y dirección.</w:t>
            </w:r>
          </w:p>
          <w:p w:rsidP="6BCAD749" w14:paraId="75CAE0A6" wp14:textId="5549314E">
            <w:pPr>
              <w:pStyle w:val="Normal"/>
              <w:widowControl w:val="1"/>
              <w:suppressAutoHyphens w:val="true"/>
              <w:spacing w:before="0" w:after="6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Paso 5, autorización de tratamiento de datos personales (obligatoria; incluye el CU-20).</w:t>
            </w:r>
          </w:p>
          <w:p w14:paraId="6E778840"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Todos los datos pueden consultarse y modificarse, excepto la fecha de la autorización, que registra el sistema.</w:t>
            </w:r>
          </w:p>
        </w:tc>
      </w:tr>
      <w:tr xmlns:wp14="http://schemas.microsoft.com/office/word/2010/wordml" w:rsidTr="6BCAD749" w14:paraId="3F5C64F5"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6725B5DE"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Flujo principal</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427E8672"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1) El actor abre el módulo de pacientes; el sistema muestra los pacientes activos.</w:t>
            </w:r>
          </w:p>
          <w:p w14:paraId="75A0D096"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 xml:space="preserve">2) El actor </w:t>
            </w:r>
            <w:del w:id="9401" w:author="Revisión" w:date="2026-10-25T22:30:00Z">
              <w:r>
                <w:rPr>
                  <w:rFonts w:eastAsia="Times New Roman" w:cs="Times New Roman"/>
                  <w:color w:val="000000" w:themeColor="text1"/>
                  <w:kern w:val="0"/>
                  <w:sz w:val="24"/>
                  <w:szCs w:val="24"/>
                  <w:lang w:eastAsia="es-ES" w:bidi="ar-SA"/>
                </w:rPr>
                <w:delText xml:space="preserve">busca un paciente por nombre, documento o correo</w:delText>
              </w:r>
            </w:del>
            <w:ins w:id="9402" w:author="Revisión" w:date="2026-10-25T22:30:00Z">
              <w:r>
                <w:rPr>
                  <w:rFonts w:eastAsia="Times New Roman" w:cs="Times New Roman"/>
                  <w:color w:val="000000" w:themeColor="text1"/>
                  <w:kern w:val="0"/>
                  <w:sz w:val="24"/>
                  <w:szCs w:val="24"/>
                  <w:lang w:eastAsia="es-ES" w:bidi="ar-SA"/>
                </w:rPr>
                <w:t xml:space="preserve">busca un paciente por nombre, documento o teléfono</w:t>
              </w:r>
            </w:ins>
            <w:r>
              <w:rPr>
                <w:rFonts w:eastAsia="Times New Roman" w:cs="Times New Roman"/>
                <w:color w:val="000000" w:themeColor="text1"/>
                <w:kern w:val="0"/>
                <w:sz w:val="24"/>
                <w:szCs w:val="24"/>
                <w:lang w:eastAsia="es-ES" w:bidi="ar-SA"/>
              </w:rPr>
              <w:t xml:space="preserve">, o elige registrar uno nuevo.</w:t>
            </w:r>
          </w:p>
          <w:p w14:paraId="33AF546B"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3) El actor diligencia los cinco pasos del formulario.</w:t>
            </w:r>
          </w:p>
          <w:p w14:paraId="4C5E9C19"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4) El sistema valida los datos obligatorios y verifica que el documento no esté registrado.</w:t>
            </w:r>
          </w:p>
          <w:p w14:paraId="71694C10"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5) El sistema guarda el paciente junto con su autorización de datos y muestra un mensaje de confirmación.</w:t>
            </w:r>
          </w:p>
        </w:tc>
      </w:tr>
      <w:tr xmlns:wp14="http://schemas.microsoft.com/office/word/2010/wordml" w:rsidTr="6BCAD749" w14:paraId="10107371"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19E2561A"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Flujo alternativo</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0F5B8974"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4a) Si falta un dato obligatorio, el sistema no permite avanzar al siguiente paso.</w:t>
            </w:r>
          </w:p>
          <w:p w:rsidP="6D6A8635" w14:paraId="76373F8A" wp14:textId="679FAB5B">
            <w:pPr>
              <w:pStyle w:val="Normal"/>
              <w:widowControl w:val="1"/>
              <w:suppressAutoHyphens w:val="true"/>
              <w:spacing w:before="0" w:after="6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 xml:space="preserve">4b) Si el documento ya existe, el sistema muestra el mensaje "Este documento ya existe" y no guarda el registro.</w:t>
            </w:r>
          </w:p>
          <w:p w14:paraId="6BDDD9FA"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4c) Si no se marcó la autorización de datos, el sistema no permite guardar.</w:t>
            </w:r>
          </w:p>
          <w:p w14:paraId="791B0A3B"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6) Cuando el paciente deja de ser atendido, el actor lo inactiva. Sus datos y su historia clínica se conservan (Ley 38 de 1993; Resolución 839 de 2017) y puede reactivarse desde el filtro de pacientes inactivos.</w:t>
            </w:r>
          </w:p>
        </w:tc>
      </w:tr>
      <w:tr xmlns:wp14="http://schemas.microsoft.com/office/word/2010/wordml" w:rsidTr="6BCAD749" w14:paraId="44FD531F"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7146A2A4"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Postcondiciones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05DE65B8"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paciente queda registrado, actualizado, inactivado o reactivado, y disponible para los módulos de citas e historia clínica.</w:t>
            </w:r>
          </w:p>
        </w:tc>
      </w:tr>
    </w:tbl>
    <w:p xmlns:wp14="http://schemas.microsoft.com/office/word/2010/wordml" w14:paraId="5046649E" wp14:textId="301AC619">
      <w:pPr>
        <w:pStyle w:val="Heading3"/>
        <w:spacing w:before="299" w:after="299"/>
        <w:rPr>
          <w:rFonts w:ascii="Times New Roman" w:hAnsi="Times New Roman"/>
          <w:sz w:val="24"/>
          <w:szCs w:val="24"/>
        </w:rPr>
      </w:pPr>
      <w:bookmarkStart w:name="__RefHeading___Toc10943_794851070" w:id="122"/>
      <w:bookmarkStart w:name="_Toc1547180903" w:id="123"/>
      <w:bookmarkEnd w:id="122"/>
      <w:bookmarkEnd w:id="123"/>
      <w:bookmarkStart w:name="_Toc1849195104" w:id="1288551385"/>
      <w:r>
        <w:rPr>
          <w:rFonts w:eastAsia="Times New Roman" w:cs="Times New Roman"/>
          <w:sz w:val="24"/>
          <w:szCs w:val="24"/>
        </w:rPr>
        <w:t xml:space="preserve">CU-06 Agendar cita</w:t>
      </w:r>
      <w:bookmarkEnd w:id="1288551385"/>
    </w:p>
    <w:tbl>
      <w:tblPr>
        <w:tblStyle w:val="Tabladecuadrcula6concolores"/>
        <w:tblW w:w="9350" w:type="dxa"/>
        <w:jc w:val="start"/>
        <w:tblInd w:w="0" w:type="dxa"/>
        <w:tblLayout w:type="fixed"/>
        <w:tblCellMar>
          <w:top w:w="0" w:type="dxa"/>
          <w:start w:w="108" w:type="dxa"/>
          <w:bottom w:w="0" w:type="dxa"/>
          <w:end w:w="108" w:type="dxa"/>
        </w:tblCellMar>
        <w:tblLook w:val="06a0" w:firstRow="1" w:lastRow="0" w:firstColumn="1" w:lastColumn="0" w:noHBand="1" w:noVBand="1"/>
      </w:tblPr>
      <w:tblGrid>
        <w:gridCol w:w="2560"/>
        <w:gridCol w:w="6790"/>
      </w:tblGrid>
      <w:tr xmlns:wp14="http://schemas.microsoft.com/office/word/2010/wordml" w:rsidTr="6D6A8635" w14:paraId="3BEDC66F" wp14:textId="77777777">
        <w:trPr>
          <w:trHeight w:val="300"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0" w:type="dxa"/>
            <w:tcBorders>
              <w:bottom w:val="single" w:color="666666" w:sz="12" w:space="0"/>
            </w:tcBorders>
            <w:tcMar/>
          </w:tcPr>
          <w:p w14:paraId="43F1E44F" wp14:textId="77777777">
            <w:pPr>
              <w:pStyle w:val="Normal"/>
              <w:widowControl/>
              <w:suppressAutoHyphens w:val="true"/>
              <w:spacing w:before="0" w:after="60" w:line="240" w:lineRule="auto"/>
              <w:ind w:hanging="0"/>
              <w:jc w:val="center"/>
              <w:rPr>
                <w:rFonts w:ascii="Times New Roman" w:hAnsi="Times New Roman"/>
                <w:b/>
                <w:bCs/>
                <w:sz w:val="24"/>
                <w:szCs w:val="24"/>
              </w:rPr>
            </w:pPr>
            <w:r>
              <w:rPr>
                <w:rFonts w:eastAsia="Times New Roman" w:cs="Times New Roman"/>
                <w:b/>
                <w:bCs/>
                <w:color w:val="000000" w:themeColor="text1"/>
                <w:kern w:val="0"/>
                <w:sz w:val="24"/>
                <w:szCs w:val="24"/>
                <w:lang w:eastAsia="es-ES" w:bidi="ar-SA"/>
              </w:rPr>
              <w:t>Campo</w:t>
            </w:r>
          </w:p>
        </w:tc>
        <w:tc>
          <w:tcPr>
            <w:cnfStyle w:val="000000000000" w:firstRow="0" w:lastRow="0" w:firstColumn="0" w:lastColumn="0" w:oddVBand="0" w:evenVBand="0" w:oddHBand="0" w:evenHBand="0" w:firstRowFirstColumn="0" w:firstRowLastColumn="0" w:lastRowFirstColumn="0" w:lastRowLastColumn="0"/>
            <w:tcW w:w="6790" w:type="dxa"/>
            <w:tcBorders>
              <w:bottom w:val="single" w:color="666666" w:sz="12" w:space="0"/>
            </w:tcBorders>
            <w:tcMar/>
          </w:tcPr>
          <w:p w14:paraId="62E9DED1" wp14:textId="77777777">
            <w:pPr>
              <w:pStyle w:val="Normal"/>
              <w:widowControl/>
              <w:suppressAutoHyphens w:val="true"/>
              <w:spacing w:before="0" w:after="60" w:line="240" w:lineRule="auto"/>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val="000000" w:themeColor="text1"/>
                <w:kern w:val="0"/>
                <w:sz w:val="24"/>
                <w:szCs w:val="24"/>
                <w:lang w:eastAsia="es-ES" w:bidi="ar-SA"/>
              </w:rPr>
              <w:t>Contenido</w:t>
            </w:r>
          </w:p>
        </w:tc>
      </w:tr>
      <w:tr xmlns:wp14="http://schemas.microsoft.com/office/word/2010/wordml" w:rsidTr="6D6A8635" w14:paraId="0B77D476"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14E51E84"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Actor(es)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640D2D8E"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Administrador / Equipo clínico</w:t>
            </w:r>
          </w:p>
        </w:tc>
      </w:tr>
      <w:tr xmlns:wp14="http://schemas.microsoft.com/office/word/2010/wordml" w:rsidTr="6D6A8635" w14:paraId="38B3B6E2"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1A4D5145"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Objetivo</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6FD3EC85"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Programar una cita para un paciente registrado en un horario libre de la agenda.</w:t>
            </w:r>
          </w:p>
        </w:tc>
      </w:tr>
      <w:tr xmlns:wp14="http://schemas.microsoft.com/office/word/2010/wordml" w:rsidTr="6D6A8635" w14:paraId="692BFF99"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4B605A64"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Precondiciones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4C4463FB"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paciente está registrado y la agenda del consultorio está conectada con Google Calendar.</w:t>
            </w:r>
          </w:p>
        </w:tc>
      </w:tr>
      <w:tr xmlns:wp14="http://schemas.microsoft.com/office/word/2010/wordml" w:rsidTr="6D6A8635" w14:paraId="69F688CE"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364A4CF5"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Datos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4C14EB17"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Paciente (obligatorio; se busca por nombre o documento).</w:t>
            </w:r>
          </w:p>
          <w:p w14:paraId="2400E5F4"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Tipo de servicio (obligatorio): se elige entre los procedimientos activos del catálogo del consultorio, que agrupan los servicios de odontología general, estética dental, ortodoncia, blanqueamiento dental y endodoncia.</w:t>
            </w:r>
          </w:p>
          <w:p w14:paraId="5EF48262"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Fecha, hora de inicio y hora de fin (obligatorias; la hora de fin debe ser posterior a la de inicio) y ubicación (opcional).</w:t>
            </w:r>
          </w:p>
        </w:tc>
      </w:tr>
      <w:tr xmlns:wp14="http://schemas.microsoft.com/office/word/2010/wordml" w:rsidTr="6D6A8635" w14:paraId="466FE6E9"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53118DC4"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Flujo principal</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5AE9215D"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1) El actor selecciona un horario en la agenda.</w:t>
            </w:r>
          </w:p>
          <w:p w14:paraId="17E8C0AC"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2) El sistema abre el formulario de nueva cita con la fecha y la hora seleccionadas.</w:t>
            </w:r>
          </w:p>
          <w:p w14:paraId="573922B9"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3) El actor elige el paciente y el tipo de servicio y guarda.</w:t>
            </w:r>
          </w:p>
          <w:p w14:paraId="2B5D0EFF"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4) El sistema valida los datos obligatorios y verifica que el paciente esté registrado.</w:t>
            </w:r>
          </w:p>
          <w:p w14:paraId="6EADFC1C"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5) El sistema verifica que el horario no se cruce con otra cita.</w:t>
            </w:r>
          </w:p>
          <w:p w:rsidP="6D6A8635" w14:paraId="2335B4E4" wp14:textId="336317B6">
            <w:pPr>
              <w:pStyle w:val="Normal"/>
              <w:widowControl w:val="1"/>
              <w:suppressAutoHyphens w:val="true"/>
              <w:spacing w:before="0" w:after="6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 xml:space="preserve">6) El sistema registra la cita en Google Calendar y en su base de datos con estado "Confirmada".</w:t>
            </w:r>
          </w:p>
          <w:p w14:paraId="27C84F77"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7) El sistema genera el mensaje de confirmación con la plantilla activa y lo deja en cola para enviarlo por WhatsApp al celular del paciente.</w:t>
            </w:r>
          </w:p>
          <w:p w14:paraId="1938992D"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8) La cita aparece en la agenda.</w:t>
            </w:r>
          </w:p>
        </w:tc>
      </w:tr>
      <w:tr xmlns:wp14="http://schemas.microsoft.com/office/word/2010/wordml" w:rsidTr="6D6A8635" w14:paraId="25AFF075"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210E9ADA"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Flujo alternativo</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10375991"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4a) Si el paciente no está registrado, el sistema muestra un mensaje de error y no guarda la cita.</w:t>
            </w:r>
          </w:p>
          <w:p w:rsidP="6D6A8635" w14:paraId="3E20E887" wp14:textId="36E04997">
            <w:pPr>
              <w:pStyle w:val="Normal"/>
              <w:widowControl w:val="1"/>
              <w:suppressAutoHyphens w:val="true"/>
              <w:spacing w:before="0" w:after="6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 xml:space="preserve">5a) Si el horario se cruza con otra cita, el sistema muestra el mensaje "El horario seleccionado se cruza con otra cita" y el actor elige otro horario.</w:t>
            </w:r>
          </w:p>
          <w:p w14:paraId="6108C18F"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7a) Si el paciente no tiene celular registrado, la cita se guarda sin mensaje de confirmación.</w:t>
            </w:r>
          </w:p>
        </w:tc>
      </w:tr>
      <w:tr xmlns:wp14="http://schemas.microsoft.com/office/word/2010/wordml" w:rsidTr="6D6A8635" w14:paraId="10E8485F"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1CDABE0E"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Postcondiciones</w:t>
            </w:r>
          </w:p>
        </w:tc>
        <w:tc>
          <w:tcPr>
            <w:cnfStyle w:val="000000000000" w:firstRow="0" w:lastRow="0" w:firstColumn="0" w:lastColumn="0" w:oddVBand="0" w:evenVBand="0" w:oddHBand="0" w:evenHBand="0" w:firstRowFirstColumn="0" w:firstRowLastColumn="0" w:lastRowFirstColumn="0" w:lastRowLastColumn="0"/>
            <w:tcW w:w="6790" w:type="dxa"/>
            <w:tcBorders/>
            <w:tcMar/>
          </w:tcPr>
          <w:p w:rsidP="6D6A8635" w14:paraId="43C8CC48" wp14:textId="2659E813">
            <w:pPr>
              <w:pStyle w:val="Normal"/>
              <w:widowControl w:val="1"/>
              <w:suppressAutoHyphens w:val="true"/>
              <w:spacing w:before="0" w:after="6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 xml:space="preserve">La cita queda registrada en la agenda y el paciente recibe un mensaje como: "Hola {nombre}, confirmamos tu cita en Clínica RAVE para el {fecha} a las {hora}", según la plantilla activa.</w:t>
            </w:r>
          </w:p>
        </w:tc>
      </w:tr>
    </w:tbl>
    <w:p xmlns:wp14="http://schemas.microsoft.com/office/word/2010/wordml" w14:paraId="294CDF52" wp14:textId="43B66E5D">
      <w:pPr>
        <w:pStyle w:val="Heading3"/>
        <w:spacing w:before="299" w:after="299"/>
        <w:rPr>
          <w:rFonts w:ascii="Times New Roman" w:hAnsi="Times New Roman"/>
          <w:sz w:val="24"/>
          <w:szCs w:val="24"/>
        </w:rPr>
      </w:pPr>
      <w:bookmarkStart w:name="__RefHeading___Toc10945_794851070" w:id="124"/>
      <w:bookmarkStart w:name="_Toc1395660446" w:id="125"/>
      <w:bookmarkEnd w:id="124"/>
      <w:bookmarkEnd w:id="125"/>
      <w:bookmarkStart w:name="_Toc243704891" w:id="894151048"/>
      <w:r>
        <w:rPr>
          <w:rFonts w:eastAsia="Times New Roman" w:cs="Times New Roman"/>
          <w:sz w:val="24"/>
          <w:szCs w:val="24"/>
        </w:rPr>
        <w:t xml:space="preserve">CU-07 Reprogramar cita</w:t>
      </w:r>
      <w:bookmarkEnd w:id="894151048"/>
    </w:p>
    <w:tbl>
      <w:tblPr>
        <w:tblStyle w:val="Tabladecuadrcula6concolores"/>
        <w:tblW w:w="9350" w:type="dxa"/>
        <w:jc w:val="start"/>
        <w:tblInd w:w="0" w:type="dxa"/>
        <w:tblLayout w:type="fixed"/>
        <w:tblCellMar>
          <w:top w:w="0" w:type="dxa"/>
          <w:start w:w="108" w:type="dxa"/>
          <w:bottom w:w="0" w:type="dxa"/>
          <w:end w:w="108" w:type="dxa"/>
        </w:tblCellMar>
        <w:tblLook w:val="06a0" w:firstRow="1" w:lastRow="0" w:firstColumn="1" w:lastColumn="0" w:noHBand="1" w:noVBand="1"/>
      </w:tblPr>
      <w:tblGrid>
        <w:gridCol w:w="2560"/>
        <w:gridCol w:w="6790"/>
      </w:tblGrid>
      <w:tr xmlns:wp14="http://schemas.microsoft.com/office/word/2010/wordml" w14:paraId="4307E36A" wp14:textId="77777777">
        <w:trPr>
          <w:trHeight w:val="300"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0" w:type="dxa"/>
            <w:tcBorders>
              <w:bottom w:val="single" w:color="666666" w:sz="12" w:space="0"/>
            </w:tcBorders>
          </w:tcPr>
          <w:p w14:paraId="5E2B1675" wp14:textId="77777777">
            <w:pPr>
              <w:pStyle w:val="Normal"/>
              <w:widowControl/>
              <w:suppressAutoHyphens w:val="true"/>
              <w:spacing w:before="0" w:after="60" w:line="240" w:lineRule="auto"/>
              <w:ind w:hanging="0"/>
              <w:jc w:val="center"/>
              <w:rPr>
                <w:rFonts w:ascii="Times New Roman" w:hAnsi="Times New Roman"/>
                <w:b/>
                <w:bCs/>
                <w:sz w:val="24"/>
                <w:szCs w:val="24"/>
              </w:rPr>
            </w:pPr>
            <w:r>
              <w:rPr>
                <w:rFonts w:eastAsia="Times New Roman" w:cs="Times New Roman"/>
                <w:b/>
                <w:bCs/>
                <w:color w:val="000000" w:themeColor="text1"/>
                <w:kern w:val="0"/>
                <w:sz w:val="24"/>
                <w:szCs w:val="24"/>
                <w:lang w:eastAsia="es-ES" w:bidi="ar-SA"/>
              </w:rPr>
              <w:t>Campo</w:t>
            </w:r>
          </w:p>
        </w:tc>
        <w:tc>
          <w:tcPr>
            <w:cnfStyle w:val="000000000000" w:firstRow="0" w:lastRow="0" w:firstColumn="0" w:lastColumn="0" w:oddVBand="0" w:evenVBand="0" w:oddHBand="0" w:evenHBand="0" w:firstRowFirstColumn="0" w:firstRowLastColumn="0" w:lastRowFirstColumn="0" w:lastRowLastColumn="0"/>
            <w:tcW w:w="6790" w:type="dxa"/>
            <w:tcBorders>
              <w:bottom w:val="single" w:color="666666" w:sz="12" w:space="0"/>
            </w:tcBorders>
          </w:tcPr>
          <w:p w14:paraId="54D6B0F8" wp14:textId="77777777">
            <w:pPr>
              <w:pStyle w:val="Normal"/>
              <w:widowControl/>
              <w:suppressAutoHyphens w:val="true"/>
              <w:spacing w:before="0" w:after="60" w:line="240" w:lineRule="auto"/>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val="000000" w:themeColor="text1"/>
                <w:kern w:val="0"/>
                <w:sz w:val="24"/>
                <w:szCs w:val="24"/>
                <w:lang w:eastAsia="es-ES" w:bidi="ar-SA"/>
              </w:rPr>
              <w:t>Contenido</w:t>
            </w:r>
          </w:p>
        </w:tc>
      </w:tr>
      <w:tr xmlns:wp14="http://schemas.microsoft.com/office/word/2010/wordml" w14:paraId="41349667"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16C8AC6F"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Actor(es)</w:t>
            </w:r>
          </w:p>
        </w:tc>
        <w:tc>
          <w:tcPr>
            <w:cnfStyle w:val="000000000000" w:firstRow="0" w:lastRow="0" w:firstColumn="0" w:lastColumn="0" w:oddVBand="0" w:evenVBand="0" w:oddHBand="0" w:evenHBand="0" w:firstRowFirstColumn="0" w:firstRowLastColumn="0" w:lastRowFirstColumn="0" w:lastRowLastColumn="0"/>
            <w:tcW w:w="6790" w:type="dxa"/>
            <w:tcBorders/>
          </w:tcPr>
          <w:p w14:paraId="52817A92"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Administrador / Equipo clínico</w:t>
            </w:r>
          </w:p>
        </w:tc>
      </w:tr>
      <w:tr xmlns:wp14="http://schemas.microsoft.com/office/word/2010/wordml" w14:paraId="7414ACD4"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71225C7A"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Objetivo</w:t>
            </w:r>
          </w:p>
        </w:tc>
        <w:tc>
          <w:tcPr>
            <w:cnfStyle w:val="000000000000" w:firstRow="0" w:lastRow="0" w:firstColumn="0" w:lastColumn="0" w:oddVBand="0" w:evenVBand="0" w:oddHBand="0" w:evenHBand="0" w:firstRowFirstColumn="0" w:firstRowLastColumn="0" w:lastRowFirstColumn="0" w:lastRowLastColumn="0"/>
            <w:tcW w:w="6790" w:type="dxa"/>
            <w:tcBorders/>
          </w:tcPr>
          <w:p w14:paraId="1DEAEDEE"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Cambiar la fecha o la hora de una cita ya programada.</w:t>
            </w:r>
          </w:p>
        </w:tc>
      </w:tr>
      <w:tr xmlns:wp14="http://schemas.microsoft.com/office/word/2010/wordml" w14:paraId="5C4A77E0"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62B83FE4"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Precondiciones</w:t>
            </w:r>
          </w:p>
        </w:tc>
        <w:tc>
          <w:tcPr>
            <w:cnfStyle w:val="000000000000" w:firstRow="0" w:lastRow="0" w:firstColumn="0" w:lastColumn="0" w:oddVBand="0" w:evenVBand="0" w:oddHBand="0" w:evenHBand="0" w:firstRowFirstColumn="0" w:firstRowLastColumn="0" w:lastRowFirstColumn="0" w:lastRowLastColumn="0"/>
            <w:tcW w:w="6790" w:type="dxa"/>
            <w:tcBorders/>
          </w:tcPr>
          <w:p w14:paraId="55E9298D"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Existe una cita confirmada en la agenda.</w:t>
            </w:r>
          </w:p>
        </w:tc>
      </w:tr>
      <w:tr xmlns:wp14="http://schemas.microsoft.com/office/word/2010/wordml" w14:paraId="5BE9E9B1"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35BD268F"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Datos</w:t>
            </w:r>
          </w:p>
        </w:tc>
        <w:tc>
          <w:tcPr>
            <w:cnfStyle w:val="000000000000" w:firstRow="0" w:lastRow="0" w:firstColumn="0" w:lastColumn="0" w:oddVBand="0" w:evenVBand="0" w:oddHBand="0" w:evenHBand="0" w:firstRowFirstColumn="0" w:firstRowLastColumn="0" w:lastRowFirstColumn="0" w:lastRowLastColumn="0"/>
            <w:tcW w:w="6790" w:type="dxa"/>
            <w:tcBorders/>
          </w:tcPr>
          <w:p w14:paraId="5A4916E5"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Nueva fecha, hora de inicio y hora de fin (obligatorias). El paciente y el tipo de servicio se conservan.</w:t>
            </w:r>
          </w:p>
        </w:tc>
      </w:tr>
      <w:tr xmlns:wp14="http://schemas.microsoft.com/office/word/2010/wordml" w14:paraId="764B0A64"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4CAE8101"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Flujo principal</w:t>
            </w:r>
          </w:p>
        </w:tc>
        <w:tc>
          <w:tcPr>
            <w:cnfStyle w:val="000000000000" w:firstRow="0" w:lastRow="0" w:firstColumn="0" w:lastColumn="0" w:oddVBand="0" w:evenVBand="0" w:oddHBand="0" w:evenHBand="0" w:firstRowFirstColumn="0" w:firstRowLastColumn="0" w:lastRowFirstColumn="0" w:lastRowLastColumn="0"/>
            <w:tcW w:w="6790" w:type="dxa"/>
            <w:tcBorders/>
          </w:tcPr>
          <w:p w14:paraId="46727A61"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1) El actor selecciona la cita en la agenda.</w:t>
            </w:r>
          </w:p>
          <w:p w14:paraId="09057462"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2) El sistema muestra el detalle de la cita.</w:t>
            </w:r>
          </w:p>
          <w:p w14:paraId="352773B2"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3) El actor edita la fecha y la hora y guarda.</w:t>
            </w:r>
          </w:p>
          <w:p w14:paraId="5118FF67"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4) El sistema valida los datos.</w:t>
            </w:r>
          </w:p>
          <w:p w14:paraId="5439329D"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5) El sistema verifica que el nuevo horario no se cruce con otra cita, sin tener en cuenta la misma cita.</w:t>
            </w:r>
          </w:p>
          <w:p w14:paraId="7FDB9458"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6) El sistema actualiza la cita en Google Calendar y en su base de datos.</w:t>
            </w:r>
          </w:p>
          <w:p w14:paraId="09FC64D8"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7) La agenda muestra la cita en su nuevo horario.</w:t>
            </w:r>
          </w:p>
        </w:tc>
      </w:tr>
      <w:tr xmlns:wp14="http://schemas.microsoft.com/office/word/2010/wordml" w14:paraId="22AD9008"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019CC1D0"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Flujo alternativo</w:t>
            </w:r>
          </w:p>
        </w:tc>
        <w:tc>
          <w:tcPr>
            <w:cnfStyle w:val="000000000000" w:firstRow="0" w:lastRow="0" w:firstColumn="0" w:lastColumn="0" w:oddVBand="0" w:evenVBand="0" w:oddHBand="0" w:evenHBand="0" w:firstRowFirstColumn="0" w:firstRowLastColumn="0" w:lastRowFirstColumn="0" w:lastRowLastColumn="0"/>
            <w:tcW w:w="6790" w:type="dxa"/>
            <w:tcBorders/>
          </w:tcPr>
          <w:p w14:paraId="13FEAB46"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5a) Si el nuevo horario está ocupado, el sistema informa el cruce y no guarda el cambio.</w:t>
            </w:r>
          </w:p>
        </w:tc>
      </w:tr>
      <w:tr xmlns:wp14="http://schemas.microsoft.com/office/word/2010/wordml" w14:paraId="318356C1"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10D001BD"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Postcondiciones</w:t>
            </w:r>
          </w:p>
        </w:tc>
        <w:tc>
          <w:tcPr>
            <w:cnfStyle w:val="000000000000" w:firstRow="0" w:lastRow="0" w:firstColumn="0" w:lastColumn="0" w:oddVBand="0" w:evenVBand="0" w:oddHBand="0" w:evenHBand="0" w:firstRowFirstColumn="0" w:firstRowLastColumn="0" w:lastRowFirstColumn="0" w:lastRowLastColumn="0"/>
            <w:tcW w:w="6790" w:type="dxa"/>
            <w:tcBorders/>
          </w:tcPr>
          <w:p w14:paraId="6FEA5D0C"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La cita queda con la nueva fecha y hora.</w:t>
            </w:r>
          </w:p>
        </w:tc>
      </w:tr>
    </w:tbl>
    <w:p xmlns:wp14="http://schemas.microsoft.com/office/word/2010/wordml" w14:paraId="298B5AE4" wp14:textId="6647A749">
      <w:pPr>
        <w:pStyle w:val="Heading3"/>
        <w:spacing w:before="299" w:after="299"/>
        <w:rPr>
          <w:rFonts w:ascii="Times New Roman" w:hAnsi="Times New Roman"/>
          <w:sz w:val="24"/>
          <w:szCs w:val="24"/>
        </w:rPr>
      </w:pPr>
      <w:bookmarkStart w:name="__RefHeading___Toc10947_794851070" w:id="126"/>
      <w:bookmarkStart w:name="_Toc634177506" w:id="127"/>
      <w:bookmarkEnd w:id="126"/>
      <w:bookmarkEnd w:id="127"/>
      <w:bookmarkStart w:name="_Toc2074384615" w:id="173930135"/>
      <w:r>
        <w:rPr>
          <w:rFonts w:eastAsia="Times New Roman" w:cs="Times New Roman"/>
          <w:sz w:val="24"/>
          <w:szCs w:val="24"/>
        </w:rPr>
        <w:t xml:space="preserve">CU-08 Cancelar cita</w:t>
      </w:r>
      <w:bookmarkEnd w:id="173930135"/>
    </w:p>
    <w:tbl>
      <w:tblPr>
        <w:tblStyle w:val="Tabladecuadrcula6concolores"/>
        <w:tblW w:w="9350" w:type="dxa"/>
        <w:jc w:val="start"/>
        <w:tblInd w:w="0" w:type="dxa"/>
        <w:tblLayout w:type="fixed"/>
        <w:tblCellMar>
          <w:top w:w="0" w:type="dxa"/>
          <w:start w:w="108" w:type="dxa"/>
          <w:bottom w:w="0" w:type="dxa"/>
          <w:end w:w="108" w:type="dxa"/>
        </w:tblCellMar>
        <w:tblLook w:val="06a0" w:firstRow="1" w:lastRow="0" w:firstColumn="1" w:lastColumn="0" w:noHBand="1" w:noVBand="1"/>
      </w:tblPr>
      <w:tblGrid>
        <w:gridCol w:w="2560"/>
        <w:gridCol w:w="6790"/>
      </w:tblGrid>
      <w:tr xmlns:wp14="http://schemas.microsoft.com/office/word/2010/wordml" w:rsidTr="6BCAD749" w14:paraId="55B622D2" wp14:textId="77777777">
        <w:trPr>
          <w:trHeight w:val="300"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0" w:type="dxa"/>
            <w:tcBorders>
              <w:bottom w:val="single" w:color="666666" w:sz="12" w:space="0"/>
            </w:tcBorders>
            <w:tcMar/>
          </w:tcPr>
          <w:p w14:paraId="4A0F350B" wp14:textId="77777777">
            <w:pPr>
              <w:pStyle w:val="Normal"/>
              <w:widowControl/>
              <w:suppressAutoHyphens w:val="true"/>
              <w:spacing w:before="0" w:after="60" w:line="240" w:lineRule="auto"/>
              <w:ind w:hanging="0"/>
              <w:jc w:val="center"/>
              <w:rPr>
                <w:rFonts w:ascii="Times New Roman" w:hAnsi="Times New Roman"/>
                <w:b/>
                <w:bCs/>
                <w:sz w:val="24"/>
                <w:szCs w:val="24"/>
              </w:rPr>
            </w:pPr>
            <w:r>
              <w:rPr>
                <w:rFonts w:eastAsia="Times New Roman" w:cs="Times New Roman"/>
                <w:b/>
                <w:bCs/>
                <w:color w:val="000000" w:themeColor="text1"/>
                <w:kern w:val="0"/>
                <w:sz w:val="24"/>
                <w:szCs w:val="24"/>
                <w:lang w:eastAsia="es-ES" w:bidi="ar-SA"/>
              </w:rPr>
              <w:t>Campo</w:t>
            </w:r>
          </w:p>
        </w:tc>
        <w:tc>
          <w:tcPr>
            <w:cnfStyle w:val="000000000000" w:firstRow="0" w:lastRow="0" w:firstColumn="0" w:lastColumn="0" w:oddVBand="0" w:evenVBand="0" w:oddHBand="0" w:evenHBand="0" w:firstRowFirstColumn="0" w:firstRowLastColumn="0" w:lastRowFirstColumn="0" w:lastRowLastColumn="0"/>
            <w:tcW w:w="6790" w:type="dxa"/>
            <w:tcBorders>
              <w:bottom w:val="single" w:color="666666" w:sz="12" w:space="0"/>
            </w:tcBorders>
            <w:tcMar/>
          </w:tcPr>
          <w:p w14:paraId="2ADCB6BA" wp14:textId="77777777">
            <w:pPr>
              <w:pStyle w:val="Normal"/>
              <w:widowControl/>
              <w:suppressAutoHyphens w:val="true"/>
              <w:spacing w:before="0" w:after="60" w:line="240" w:lineRule="auto"/>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val="000000" w:themeColor="text1"/>
                <w:kern w:val="0"/>
                <w:sz w:val="24"/>
                <w:szCs w:val="24"/>
                <w:lang w:eastAsia="es-ES" w:bidi="ar-SA"/>
              </w:rPr>
              <w:t>Contenido</w:t>
            </w:r>
          </w:p>
        </w:tc>
      </w:tr>
      <w:tr xmlns:wp14="http://schemas.microsoft.com/office/word/2010/wordml" w:rsidTr="6BCAD749" w14:paraId="39029FA4"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76350CFA"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Actor(es)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449AABD3"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Administrador / Equipo clínico</w:t>
            </w:r>
          </w:p>
        </w:tc>
      </w:tr>
      <w:tr xmlns:wp14="http://schemas.microsoft.com/office/word/2010/wordml" w:rsidTr="6BCAD749" w14:paraId="24E2AED6"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140DB606"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Objetivo</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13F638C4"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Cancelar una cita o registrar que el paciente no asistió.</w:t>
            </w:r>
          </w:p>
        </w:tc>
      </w:tr>
      <w:tr xmlns:wp14="http://schemas.microsoft.com/office/word/2010/wordml" w:rsidTr="6BCAD749" w14:paraId="7D661FF3"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6C5AB6BB"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Precondiciones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1E97F501"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Existe una cita confirmada en la agenda.</w:t>
            </w:r>
          </w:p>
        </w:tc>
      </w:tr>
      <w:tr xmlns:wp14="http://schemas.microsoft.com/office/word/2010/wordml" w:rsidTr="6BCAD749" w14:paraId="50F5AC6A"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674F11CD"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Datos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53749160"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No se requieren datos adicionales; el actor solo confirma la acción.</w:t>
            </w:r>
          </w:p>
        </w:tc>
      </w:tr>
      <w:tr xmlns:wp14="http://schemas.microsoft.com/office/word/2010/wordml" w:rsidTr="6BCAD749" w14:paraId="27163D40"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237CDCB7"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Flujo principal</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71E5DDEC"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1) El actor selecciona la cita en la agenda.</w:t>
            </w:r>
          </w:p>
          <w:p w14:paraId="4FACD853"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2) El sistema muestra el detalle de la cita.</w:t>
            </w:r>
          </w:p>
          <w:p w14:paraId="01252092"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3) El actor elige cancelar la cita.</w:t>
            </w:r>
          </w:p>
          <w:p w14:paraId="11EDADFB"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4) El sistema solicita confirmación.</w:t>
            </w:r>
          </w:p>
          <w:p w14:paraId="78AF31F3"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5) El actor confirma.</w:t>
            </w:r>
          </w:p>
          <w:p w:rsidP="6D6A8635" w14:paraId="52020734" wp14:textId="42D370CD">
            <w:pPr>
              <w:pStyle w:val="Normal"/>
              <w:widowControl w:val="1"/>
              <w:suppressAutoHyphens w:val="true"/>
              <w:spacing w:before="0" w:after="6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 xml:space="preserve">6) El sistema retira el evento de Google Calendar y marca la cita como "Cancelada" en su base de datos.</w:t>
            </w:r>
          </w:p>
          <w:p w14:paraId="79B8646E"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7) La cita deja de mostrarse en la agenda.</w:t>
            </w:r>
          </w:p>
        </w:tc>
      </w:tr>
      <w:tr xmlns:wp14="http://schemas.microsoft.com/office/word/2010/wordml" w:rsidTr="6BCAD749" w14:paraId="54883AEE"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3DCC5AAC"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Flujo alternativo</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67C84860"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5a) Si el actor no confirma, la cita no cambia.</w:t>
            </w:r>
          </w:p>
          <w:p w:rsidP="6D6A8635" w14:paraId="6DE47CC4" wp14:textId="7E1BBF27">
            <w:pPr>
              <w:pStyle w:val="Normal"/>
              <w:widowControl w:val="1"/>
              <w:suppressAutoHyphens w:val="true"/>
              <w:spacing w:before="0" w:after="6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 xml:space="preserve">8) Si el paciente no asistió, el actor marca la cita como "No asistida" desde el mismo detalle (ROC-09). Solo se agenda una nueva cita si el paciente la solicita.</w:t>
            </w:r>
          </w:p>
        </w:tc>
      </w:tr>
      <w:tr xmlns:wp14="http://schemas.microsoft.com/office/word/2010/wordml" w:rsidTr="6BCAD749" w14:paraId="4C553F8C"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372CA160"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Postcondiciones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2447E157"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La cita queda cancelada o como no asistida, y el registro se conserva en la base de datos.</w:t>
            </w:r>
          </w:p>
        </w:tc>
      </w:tr>
    </w:tbl>
    <w:p xmlns:wp14="http://schemas.microsoft.com/office/word/2010/wordml" w14:paraId="415CA0DB" wp14:textId="3670E10A">
      <w:pPr>
        <w:pStyle w:val="Heading3"/>
        <w:spacing w:before="299" w:after="299"/>
        <w:rPr>
          <w:rFonts w:ascii="Times New Roman" w:hAnsi="Times New Roman"/>
          <w:sz w:val="24"/>
          <w:szCs w:val="24"/>
        </w:rPr>
      </w:pPr>
      <w:bookmarkStart w:name="__RefHeading___Toc10949_794851070" w:id="128"/>
      <w:bookmarkStart w:name="_Toc22012469" w:id="129"/>
      <w:bookmarkEnd w:id="128"/>
      <w:bookmarkEnd w:id="129"/>
      <w:bookmarkStart w:name="_Toc2054202670" w:id="327029185"/>
      <w:r>
        <w:rPr>
          <w:rFonts w:eastAsia="Times New Roman" w:cs="Times New Roman"/>
          <w:sz w:val="24"/>
          <w:szCs w:val="24"/>
        </w:rPr>
        <w:t xml:space="preserve">CU-09 Gestionar historia clínica</w:t>
      </w:r>
      <w:bookmarkEnd w:id="327029185"/>
    </w:p>
    <w:tbl>
      <w:tblPr>
        <w:tblStyle w:val="Tabladecuadrcula6concolores"/>
        <w:tblW w:w="9350" w:type="dxa"/>
        <w:jc w:val="start"/>
        <w:tblInd w:w="0" w:type="dxa"/>
        <w:tblLayout w:type="fixed"/>
        <w:tblCellMar>
          <w:top w:w="0" w:type="dxa"/>
          <w:start w:w="108" w:type="dxa"/>
          <w:bottom w:w="0" w:type="dxa"/>
          <w:end w:w="108" w:type="dxa"/>
        </w:tblCellMar>
        <w:tblLook w:val="06a0" w:firstRow="1" w:lastRow="0" w:firstColumn="1" w:lastColumn="0" w:noHBand="1" w:noVBand="1"/>
      </w:tblPr>
      <w:tblGrid>
        <w:gridCol w:w="2560"/>
        <w:gridCol w:w="6790"/>
      </w:tblGrid>
      <w:tr xmlns:wp14="http://schemas.microsoft.com/office/word/2010/wordml" w14:paraId="6E5A6F66" wp14:textId="77777777">
        <w:trPr>
          <w:trHeight w:val="300"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0" w:type="dxa"/>
            <w:tcBorders>
              <w:bottom w:val="single" w:color="666666" w:sz="12" w:space="0"/>
            </w:tcBorders>
          </w:tcPr>
          <w:p w14:paraId="1B4F87F1" wp14:textId="77777777">
            <w:pPr>
              <w:pStyle w:val="Normal"/>
              <w:widowControl/>
              <w:suppressAutoHyphens w:val="true"/>
              <w:spacing w:before="0" w:after="60" w:line="240" w:lineRule="auto"/>
              <w:ind w:hanging="0"/>
              <w:jc w:val="center"/>
              <w:rPr>
                <w:rFonts w:ascii="Times New Roman" w:hAnsi="Times New Roman"/>
                <w:b/>
                <w:bCs/>
                <w:sz w:val="24"/>
                <w:szCs w:val="24"/>
              </w:rPr>
            </w:pPr>
            <w:r>
              <w:rPr>
                <w:rFonts w:eastAsia="Times New Roman" w:cs="Times New Roman"/>
                <w:b/>
                <w:bCs/>
                <w:color w:val="000000" w:themeColor="text1"/>
                <w:kern w:val="0"/>
                <w:sz w:val="24"/>
                <w:szCs w:val="24"/>
                <w:lang w:eastAsia="es-ES" w:bidi="ar-SA"/>
              </w:rPr>
              <w:t>Campo</w:t>
            </w:r>
          </w:p>
        </w:tc>
        <w:tc>
          <w:tcPr>
            <w:cnfStyle w:val="000000000000" w:firstRow="0" w:lastRow="0" w:firstColumn="0" w:lastColumn="0" w:oddVBand="0" w:evenVBand="0" w:oddHBand="0" w:evenHBand="0" w:firstRowFirstColumn="0" w:firstRowLastColumn="0" w:lastRowFirstColumn="0" w:lastRowLastColumn="0"/>
            <w:tcW w:w="6790" w:type="dxa"/>
            <w:tcBorders>
              <w:bottom w:val="single" w:color="666666" w:sz="12" w:space="0"/>
            </w:tcBorders>
          </w:tcPr>
          <w:p w14:paraId="5D942C78" wp14:textId="77777777">
            <w:pPr>
              <w:pStyle w:val="Normal"/>
              <w:widowControl/>
              <w:suppressAutoHyphens w:val="true"/>
              <w:spacing w:before="0" w:after="60" w:line="240" w:lineRule="auto"/>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val="000000" w:themeColor="text1"/>
                <w:kern w:val="0"/>
                <w:sz w:val="24"/>
                <w:szCs w:val="24"/>
                <w:lang w:eastAsia="es-ES" w:bidi="ar-SA"/>
              </w:rPr>
              <w:t>Contenido</w:t>
            </w:r>
          </w:p>
        </w:tc>
      </w:tr>
      <w:tr xmlns:wp14="http://schemas.microsoft.com/office/word/2010/wordml" w14:paraId="7347A046"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580796D4"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Actor(es)</w:t>
            </w:r>
          </w:p>
        </w:tc>
        <w:tc>
          <w:tcPr>
            <w:cnfStyle w:val="000000000000" w:firstRow="0" w:lastRow="0" w:firstColumn="0" w:lastColumn="0" w:oddVBand="0" w:evenVBand="0" w:oddHBand="0" w:evenHBand="0" w:firstRowFirstColumn="0" w:firstRowLastColumn="0" w:lastRowFirstColumn="0" w:lastRowLastColumn="0"/>
            <w:tcW w:w="6790" w:type="dxa"/>
            <w:tcBorders/>
          </w:tcPr>
          <w:p w14:paraId="713E2E16"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 xml:space="preserve">Administrador / Equipo clínico (la asistente registra bajo la supervisión de la odontóloga)</w:t>
            </w:r>
          </w:p>
        </w:tc>
      </w:tr>
      <w:tr xmlns:wp14="http://schemas.microsoft.com/office/word/2010/wordml" w14:paraId="3190C24B"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33CA4FD8"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Objetivo</w:t>
            </w:r>
          </w:p>
        </w:tc>
        <w:tc>
          <w:tcPr>
            <w:cnfStyle w:val="000000000000" w:firstRow="0" w:lastRow="0" w:firstColumn="0" w:lastColumn="0" w:oddVBand="0" w:evenVBand="0" w:oddHBand="0" w:evenHBand="0" w:firstRowFirstColumn="0" w:firstRowLastColumn="0" w:lastRowFirstColumn="0" w:lastRowLastColumn="0"/>
            <w:tcW w:w="6790" w:type="dxa"/>
            <w:tcBorders/>
          </w:tcPr>
          <w:p w14:paraId="56765E94"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Registrar cada atención del paciente en su historia clínica y conservarla en orden cronológico.</w:t>
            </w:r>
          </w:p>
        </w:tc>
      </w:tr>
      <w:tr xmlns:wp14="http://schemas.microsoft.com/office/word/2010/wordml" w14:paraId="507E3EA6"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5FAB9704"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Precondiciones</w:t>
            </w:r>
          </w:p>
        </w:tc>
        <w:tc>
          <w:tcPr>
            <w:cnfStyle w:val="000000000000" w:firstRow="0" w:lastRow="0" w:firstColumn="0" w:lastColumn="0" w:oddVBand="0" w:evenVBand="0" w:oddHBand="0" w:evenHBand="0" w:firstRowFirstColumn="0" w:firstRowLastColumn="0" w:lastRowFirstColumn="0" w:lastRowLastColumn="0"/>
            <w:tcW w:w="6790" w:type="dxa"/>
            <w:tcBorders/>
          </w:tcPr>
          <w:p w14:paraId="1D4E0F2A"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paciente está registrado y activo.</w:t>
            </w:r>
          </w:p>
        </w:tc>
      </w:tr>
      <w:tr xmlns:wp14="http://schemas.microsoft.com/office/word/2010/wordml" w14:paraId="4B23CF33"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276B459C"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Datos</w:t>
            </w:r>
          </w:p>
        </w:tc>
        <w:tc>
          <w:tcPr>
            <w:cnfStyle w:val="000000000000" w:firstRow="0" w:lastRow="0" w:firstColumn="0" w:lastColumn="0" w:oddVBand="0" w:evenVBand="0" w:oddHBand="0" w:evenHBand="0" w:firstRowFirstColumn="0" w:firstRowLastColumn="0" w:lastRowFirstColumn="0" w:lastRowLastColumn="0"/>
            <w:tcW w:w="6790" w:type="dxa"/>
            <w:tcBorders/>
          </w:tcPr>
          <w:p w14:paraId="50492008"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Cada atención registra:</w:t>
            </w:r>
          </w:p>
          <w:p w14:paraId="4C2E871A"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Identificación y contacto del paciente (se toman del registro y pueden actualizarse), medio de remisión, fecha y motivo de consulta (obligatorio).</w:t>
            </w:r>
          </w:p>
          <w:p w14:paraId="45E14E64"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Antecedentes médicos: tratamiento médico actual, medicamentos, reacciones a medicamentos, anestesia o antibióticos, hemorragias, irradiaciones, sinusitis, enfermedades respiratorias, cardiopatías, diabetes, fiebre reumática, hepatitis, hipertensión, embarazo y enfermedades renales o gastrointestinales, entre otros.</w:t>
            </w:r>
          </w:p>
          <w:p w14:paraId="6CB1587C"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Signos vitales (temperatura, pulso, tensión y respiración) e higiene oral (cepillo, seda dental, enjuague y frecuencia).</w:t>
            </w:r>
          </w:p>
          <w:p w14:paraId="2473B3CA"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Examen estomatológico: ATM, labios, lengua, paladar, piso de boca, carrillos, glándulas salivales, maxilares, senos maxilares, músculos masticatorios, ganglios, oclusión, frenillos, mucosas, encías y amígdalas.</w:t>
            </w:r>
          </w:p>
          <w:p w14:paraId="4918F2B6"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Examen dental: trauma, hábitos, supernumerarios, abrasión, manchas, patología pulpar, maloclusiones, dientes incluidos, bolsas, movilidad, placa blanda y cálculos.</w:t>
            </w:r>
          </w:p>
          <w:p w14:paraId="3DB917A3"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Observaciones, odontograma y radiografías. El sistema registra automáticamente el profesional que atiende.</w:t>
            </w:r>
          </w:p>
        </w:tc>
      </w:tr>
      <w:tr xmlns:wp14="http://schemas.microsoft.com/office/word/2010/wordml" w14:paraId="6CED9210"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522BD392"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Flujo principal</w:t>
            </w:r>
          </w:p>
        </w:tc>
        <w:tc>
          <w:tcPr>
            <w:cnfStyle w:val="000000000000" w:firstRow="0" w:lastRow="0" w:firstColumn="0" w:lastColumn="0" w:oddVBand="0" w:evenVBand="0" w:oddHBand="0" w:evenHBand="0" w:firstRowFirstColumn="0" w:firstRowLastColumn="0" w:lastRowFirstColumn="0" w:lastRowLastColumn="0"/>
            <w:tcW w:w="6790" w:type="dxa"/>
            <w:tcBorders/>
          </w:tcPr>
          <w:p w14:paraId="2EFC86F6"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1) El actor abre el módulo de historias clínicas y busca al paciente.</w:t>
            </w:r>
          </w:p>
          <w:p w14:paraId="53F5DA26"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2) El sistema muestra las atenciones anteriores del paciente en orden cronológico.</w:t>
            </w:r>
          </w:p>
          <w:p w14:paraId="6A24616D"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3) El actor registra una nueva atención diligenciando las secciones del formulario.</w:t>
            </w:r>
          </w:p>
          <w:p w14:paraId="08F6258E"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4) El sistema valida el motivo de consulta.</w:t>
            </w:r>
          </w:p>
          <w:p w14:paraId="2CDE0E79"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5) El sistema guarda la atención con la fecha y el profesional, y actualiza los datos del paciente que hayan cambiado.</w:t>
            </w:r>
          </w:p>
          <w:p w14:paraId="71DA70F2"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6) Si se adjuntan radiografías, el sistema las almacena asociadas a la atención.</w:t>
            </w:r>
          </w:p>
        </w:tc>
      </w:tr>
      <w:tr xmlns:wp14="http://schemas.microsoft.com/office/word/2010/wordml" w14:paraId="6996FA99"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7B0FCFD7"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Flujo alternativo</w:t>
            </w:r>
          </w:p>
        </w:tc>
        <w:tc>
          <w:tcPr>
            <w:cnfStyle w:val="000000000000" w:firstRow="0" w:lastRow="0" w:firstColumn="0" w:lastColumn="0" w:oddVBand="0" w:evenVBand="0" w:oddHBand="0" w:evenHBand="0" w:firstRowFirstColumn="0" w:firstRowLastColumn="0" w:lastRowFirstColumn="0" w:lastRowLastColumn="0"/>
            <w:tcW w:w="6790" w:type="dxa"/>
            <w:tcBorders/>
          </w:tcPr>
          <w:p w14:paraId="79E657F4"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4a) Si falta el motivo de consulta, el sistema no guarda la atención y lo indica.</w:t>
            </w:r>
          </w:p>
          <w:p w14:paraId="581080B2"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7) Las atenciones y las radiografías no se eliminan. Si un registro tiene un error, el actor lo anula indicando el motivo; el sistema lo conserva marcado como anulado, con el usuario y la fecha de la anulación (Resolución 839 de 2017).</w:t>
            </w:r>
          </w:p>
        </w:tc>
      </w:tr>
      <w:tr xmlns:wp14="http://schemas.microsoft.com/office/word/2010/wordml" w14:paraId="64904F15"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03FCFF14"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Postcondiciones</w:t>
            </w:r>
          </w:p>
        </w:tc>
        <w:tc>
          <w:tcPr>
            <w:cnfStyle w:val="000000000000" w:firstRow="0" w:lastRow="0" w:firstColumn="0" w:lastColumn="0" w:oddVBand="0" w:evenVBand="0" w:oddHBand="0" w:evenHBand="0" w:firstRowFirstColumn="0" w:firstRowLastColumn="0" w:lastRowFirstColumn="0" w:lastRowLastColumn="0"/>
            <w:tcW w:w="6790" w:type="dxa"/>
            <w:tcBorders/>
          </w:tcPr>
          <w:p w14:paraId="22D57877"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La atención queda en la historia clínica del paciente y disponible para consultas posteriores.</w:t>
            </w:r>
          </w:p>
        </w:tc>
      </w:tr>
    </w:tbl>
    <w:p xmlns:wp14="http://schemas.microsoft.com/office/word/2010/wordml" w14:paraId="5AE48A43" wp14:textId="77777777">
      <w:pPr>
        <w:pStyle w:val="Normal"/>
        <w:rPr>
          <w:rFonts w:ascii="Times New Roman" w:hAnsi="Times New Roman"/>
          <w:sz w:val="24"/>
          <w:szCs w:val="24"/>
        </w:rPr>
      </w:pPr>
      <w:r>
        <w:rPr>
          <w:sz w:val="24"/>
          <w:szCs w:val="24"/>
        </w:rPr>
      </w:r>
    </w:p>
    <w:p xmlns:wp14="http://schemas.microsoft.com/office/word/2010/wordml" w14:paraId="1B886D25" wp14:textId="01780570">
      <w:pPr>
        <w:pStyle w:val="Heading3"/>
        <w:spacing w:before="299" w:after="299"/>
        <w:rPr>
          <w:rFonts w:ascii="Times New Roman" w:hAnsi="Times New Roman"/>
          <w:sz w:val="24"/>
          <w:szCs w:val="24"/>
        </w:rPr>
      </w:pPr>
      <w:bookmarkStart w:name="__RefHeading___Toc10951_794851070" w:id="130"/>
      <w:bookmarkStart w:name="_Toc424737587" w:id="131"/>
      <w:bookmarkEnd w:id="130"/>
      <w:bookmarkEnd w:id="131"/>
      <w:bookmarkStart w:name="_Toc837407719" w:id="1041017737"/>
      <w:r>
        <w:rPr>
          <w:rFonts w:eastAsia="Times New Roman" w:cs="Times New Roman"/>
          <w:sz w:val="24"/>
          <w:szCs w:val="24"/>
        </w:rPr>
        <w:t xml:space="preserve">CU-10 Gestionar planes y tratamientos</w:t>
      </w:r>
      <w:bookmarkEnd w:id="1041017737"/>
    </w:p>
    <w:tbl>
      <w:tblPr>
        <w:tblStyle w:val="Tabladecuadrcula6concolores"/>
        <w:tblW w:w="9350" w:type="dxa"/>
        <w:jc w:val="start"/>
        <w:tblInd w:w="0" w:type="dxa"/>
        <w:tblLayout w:type="fixed"/>
        <w:tblCellMar>
          <w:top w:w="0" w:type="dxa"/>
          <w:start w:w="108" w:type="dxa"/>
          <w:bottom w:w="0" w:type="dxa"/>
          <w:end w:w="108" w:type="dxa"/>
        </w:tblCellMar>
        <w:tblLook w:val="06a0" w:firstRow="1" w:lastRow="0" w:firstColumn="1" w:lastColumn="0" w:noHBand="1" w:noVBand="1"/>
      </w:tblPr>
      <w:tblGrid>
        <w:gridCol w:w="2560"/>
        <w:gridCol w:w="6790"/>
      </w:tblGrid>
      <w:tr xmlns:wp14="http://schemas.microsoft.com/office/word/2010/wordml" w:rsidTr="6BCAD749" w14:paraId="388957A2" wp14:textId="77777777">
        <w:trPr>
          <w:trHeight w:val="300"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0" w:type="dxa"/>
            <w:tcBorders>
              <w:bottom w:val="single" w:color="666666" w:sz="12" w:space="0"/>
            </w:tcBorders>
            <w:tcMar/>
          </w:tcPr>
          <w:p w14:paraId="160705F5" wp14:textId="77777777">
            <w:pPr>
              <w:pStyle w:val="Normal"/>
              <w:widowControl/>
              <w:suppressAutoHyphens w:val="true"/>
              <w:spacing w:before="0" w:after="60" w:line="240" w:lineRule="auto"/>
              <w:ind w:hanging="0"/>
              <w:jc w:val="center"/>
              <w:rPr>
                <w:rFonts w:ascii="Times New Roman" w:hAnsi="Times New Roman"/>
                <w:b/>
                <w:bCs/>
                <w:sz w:val="24"/>
                <w:szCs w:val="24"/>
              </w:rPr>
            </w:pPr>
            <w:r>
              <w:rPr>
                <w:rFonts w:eastAsia="Times New Roman" w:cs="Times New Roman"/>
                <w:b/>
                <w:bCs/>
                <w:color w:val="000000" w:themeColor="text1"/>
                <w:kern w:val="0"/>
                <w:sz w:val="24"/>
                <w:szCs w:val="24"/>
                <w:lang w:eastAsia="es-ES" w:bidi="ar-SA"/>
              </w:rPr>
              <w:t>Campo</w:t>
            </w:r>
          </w:p>
        </w:tc>
        <w:tc>
          <w:tcPr>
            <w:cnfStyle w:val="000000000000" w:firstRow="0" w:lastRow="0" w:firstColumn="0" w:lastColumn="0" w:oddVBand="0" w:evenVBand="0" w:oddHBand="0" w:evenHBand="0" w:firstRowFirstColumn="0" w:firstRowLastColumn="0" w:lastRowFirstColumn="0" w:lastRowLastColumn="0"/>
            <w:tcW w:w="6790" w:type="dxa"/>
            <w:tcBorders>
              <w:bottom w:val="single" w:color="666666" w:sz="12" w:space="0"/>
            </w:tcBorders>
            <w:tcMar/>
          </w:tcPr>
          <w:p w14:paraId="3F61F9C2" wp14:textId="77777777">
            <w:pPr>
              <w:pStyle w:val="Normal"/>
              <w:widowControl/>
              <w:suppressAutoHyphens w:val="true"/>
              <w:spacing w:before="0" w:after="60" w:line="240" w:lineRule="auto"/>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val="000000" w:themeColor="text1"/>
                <w:kern w:val="0"/>
                <w:sz w:val="24"/>
                <w:szCs w:val="24"/>
                <w:lang w:eastAsia="es-ES" w:bidi="ar-SA"/>
              </w:rPr>
              <w:t>Contenido</w:t>
            </w:r>
          </w:p>
        </w:tc>
      </w:tr>
      <w:tr xmlns:wp14="http://schemas.microsoft.com/office/word/2010/wordml" w:rsidTr="6BCAD749" w14:paraId="5B4A5E2E" wp14:textId="77777777">
        <w:trPr>
          <w:trHeight w:val="1672"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50220E81"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Actor(es)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03814391"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Equipo clínico (Odontóloga)</w:t>
            </w:r>
          </w:p>
        </w:tc>
      </w:tr>
      <w:tr xmlns:wp14="http://schemas.microsoft.com/office/word/2010/wordml" w:rsidTr="6BCAD749" w14:paraId="07B0C18C" wp14:textId="77777777">
        <w:trPr>
          <w:trHeight w:val="1672"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55E8A7CD"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Objetivo</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67503E11"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Definir el plan de tratamiento del paciente y hacer seguimiento a cada procedimiento hasta su finalización.</w:t>
            </w:r>
          </w:p>
        </w:tc>
      </w:tr>
      <w:tr xmlns:wp14="http://schemas.microsoft.com/office/word/2010/wordml" w:rsidTr="6BCAD749" w14:paraId="11245CEB" wp14:textId="77777777">
        <w:trPr>
          <w:trHeight w:val="1672"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1FDE16C5"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Precondiciones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70491DC4"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paciente tiene al menos una atención registrada en su historia clínica.</w:t>
            </w:r>
          </w:p>
        </w:tc>
      </w:tr>
      <w:tr xmlns:wp14="http://schemas.microsoft.com/office/word/2010/wordml" w:rsidTr="6BCAD749" w14:paraId="3983786E" wp14:textId="77777777">
        <w:trPr>
          <w:trHeight w:val="1672"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6D3BF301"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Datos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32E3F803"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Plan de tratamiento: fecha, odontólogo, atención de origen, estado (Abierto, Finalizado o Cancelado) y observaciones.</w:t>
            </w:r>
          </w:p>
          <w:p w14:paraId="74564037"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Procedimiento del plan: procedimiento del catálogo (obligatorio), diente, fecha, cantidad, valor unitario (se toma del catálogo), estado (Pendiente, En proceso, Realizado o Cancelado), notas e insumos de inventario utilizados, con su cantidad.</w:t>
            </w:r>
          </w:p>
        </w:tc>
      </w:tr>
      <w:tr xmlns:wp14="http://schemas.microsoft.com/office/word/2010/wordml" w:rsidTr="6BCAD749" w14:paraId="4EF4B767" wp14:textId="77777777">
        <w:trPr>
          <w:trHeight w:val="1672"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6AC240AA"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Flujo principal</w:t>
            </w:r>
          </w:p>
        </w:tc>
        <w:tc>
          <w:tcPr>
            <w:cnfStyle w:val="000000000000" w:firstRow="0" w:lastRow="0" w:firstColumn="0" w:lastColumn="0" w:oddVBand="0" w:evenVBand="0" w:oddHBand="0" w:evenHBand="0" w:firstRowFirstColumn="0" w:firstRowLastColumn="0" w:lastRowFirstColumn="0" w:lastRowLastColumn="0"/>
            <w:tcW w:w="6790" w:type="dxa"/>
            <w:tcBorders/>
            <w:tcMar/>
          </w:tcPr>
          <w:p w:rsidP="6D6A8635" w14:paraId="14F2AB9B" wp14:textId="27C8791A">
            <w:pPr>
              <w:pStyle w:val="Normal"/>
              <w:widowControl w:val="1"/>
              <w:suppressAutoHyphens w:val="true"/>
              <w:spacing w:before="0" w:after="6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 xml:space="preserve">1) El actor abre la pestaña "Tratamientos y odontograma" del paciente.</w:t>
            </w:r>
          </w:p>
          <w:p w14:paraId="4BDBC70D"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2) El sistema muestra los planes, sus procedimientos y el odontograma.</w:t>
            </w:r>
          </w:p>
          <w:p w14:paraId="67E2E2B5"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3) El actor crea un plan y le agrega procedimientos del catálogo.</w:t>
            </w:r>
          </w:p>
          <w:p w14:paraId="43FFDE89"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4) El sistema calcula el valor de cada procedimiento.</w:t>
            </w:r>
          </w:p>
          <w:p w14:paraId="2A83FAD3"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5) A medida que avanza la atención, el actor cambia el estado de los procedimientos y actualiza el odontograma.</w:t>
            </w:r>
          </w:p>
          <w:p w:rsidP="6D6A8635" w14:paraId="497B429D" wp14:textId="1DC811F1">
            <w:pPr>
              <w:pStyle w:val="Normal"/>
              <w:widowControl w:val="1"/>
              <w:suppressAutoHyphens w:val="true"/>
              <w:spacing w:before="0" w:after="6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 xml:space="preserve">6) Cuando un procedimiento pasa a "Realizado", el sistema descuenta del inventario los insumos registrados.</w:t>
            </w:r>
          </w:p>
          <w:p w:rsidP="6D6A8635" w14:paraId="7FB3EDAC" wp14:textId="6363C9CD">
            <w:pPr>
              <w:pStyle w:val="Normal"/>
              <w:widowControl w:val="1"/>
              <w:suppressAutoHyphens w:val="true"/>
              <w:spacing w:before="0" w:after="6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 xml:space="preserve">7) Cuando terminan todos los procedimientos, el actor cierra el plan como "Finalizado".</w:t>
            </w:r>
          </w:p>
        </w:tc>
      </w:tr>
      <w:tr xmlns:wp14="http://schemas.microsoft.com/office/word/2010/wordml" w:rsidTr="6BCAD749" w14:paraId="5B1454F5" wp14:textId="77777777">
        <w:trPr>
          <w:trHeight w:val="1672"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72B55532"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Flujo alternativo</w:t>
            </w:r>
          </w:p>
        </w:tc>
        <w:tc>
          <w:tcPr>
            <w:cnfStyle w:val="000000000000" w:firstRow="0" w:lastRow="0" w:firstColumn="0" w:lastColumn="0" w:oddVBand="0" w:evenVBand="0" w:oddHBand="0" w:evenHBand="0" w:firstRowFirstColumn="0" w:firstRowLastColumn="0" w:lastRowFirstColumn="0" w:lastRowLastColumn="0"/>
            <w:tcW w:w="6790" w:type="dxa"/>
            <w:tcBorders/>
            <w:tcMar/>
          </w:tcPr>
          <w:p w:rsidP="6BCAD749" w14:paraId="21B96B0B" wp14:textId="395830FE">
            <w:pPr>
              <w:pStyle w:val="Normal"/>
              <w:widowControl w:val="1"/>
              <w:suppressAutoHyphens w:val="true"/>
              <w:spacing w:before="0" w:after="6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3a) Antes de iniciar los procedimientos se registra el consentimiento informado del plan (CU-18).</w:t>
            </w:r>
          </w:p>
          <w:p w14:paraId="3D12A3D3"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5a) Si el tratamiento requiere un trabajo de laboratorio, este se registra asociado al procedimiento.</w:t>
            </w:r>
          </w:p>
          <w:p w14:paraId="7B6AFA9C"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6a) Si no hay existencias suficientes de un insumo, el sistema no cambia el estado del procedimiento e informa el insumo faltante.</w:t>
            </w:r>
          </w:p>
        </w:tc>
      </w:tr>
      <w:tr xmlns:wp14="http://schemas.microsoft.com/office/word/2010/wordml" w:rsidTr="6BCAD749" w14:paraId="7EE6495C" wp14:textId="77777777">
        <w:trPr>
          <w:trHeight w:val="1672"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3BE35654"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Postcondiciones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353A20ED"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plan y el odontograma quedan actualizados, y el inventario refleja los insumos consumidos.</w:t>
            </w:r>
          </w:p>
        </w:tc>
      </w:tr>
    </w:tbl>
    <w:p xmlns:wp14="http://schemas.microsoft.com/office/word/2010/wordml" w14:paraId="671A0C55" wp14:textId="5EDBE7D6">
      <w:pPr>
        <w:pStyle w:val="Heading3"/>
        <w:spacing w:before="299" w:after="299"/>
        <w:rPr>
          <w:rFonts w:ascii="Times New Roman" w:hAnsi="Times New Roman"/>
          <w:sz w:val="24"/>
          <w:szCs w:val="24"/>
        </w:rPr>
      </w:pPr>
      <w:bookmarkStart w:name="__RefHeading___Toc10953_794851070" w:id="132"/>
      <w:bookmarkStart w:name="_Toc608916203" w:id="133"/>
      <w:bookmarkEnd w:id="132"/>
      <w:bookmarkEnd w:id="133"/>
      <w:bookmarkStart w:name="_Toc344483941" w:id="304672099"/>
      <w:r>
        <w:rPr>
          <w:rFonts w:eastAsia="Times New Roman" w:cs="Times New Roman"/>
          <w:sz w:val="24"/>
          <w:szCs w:val="24"/>
        </w:rPr>
        <w:t xml:space="preserve">CU-13 Gestionar facturación y pagos</w:t>
      </w:r>
      <w:bookmarkEnd w:id="304672099"/>
    </w:p>
    <w:tbl>
      <w:tblPr>
        <w:tblStyle w:val="Tabladecuadrcula6concolores"/>
        <w:tblW w:w="9350" w:type="dxa"/>
        <w:jc w:val="start"/>
        <w:tblInd w:w="0" w:type="dxa"/>
        <w:tblLayout w:type="fixed"/>
        <w:tblCellMar>
          <w:top w:w="0" w:type="dxa"/>
          <w:start w:w="108" w:type="dxa"/>
          <w:bottom w:w="0" w:type="dxa"/>
          <w:end w:w="108" w:type="dxa"/>
        </w:tblCellMar>
        <w:tblLook w:val="06a0" w:firstRow="1" w:lastRow="0" w:firstColumn="1" w:lastColumn="0" w:noHBand="1" w:noVBand="1"/>
      </w:tblPr>
      <w:tblGrid>
        <w:gridCol w:w="2560"/>
        <w:gridCol w:w="6790"/>
      </w:tblGrid>
      <w:tr xmlns:wp14="http://schemas.microsoft.com/office/word/2010/wordml" w:rsidTr="6D6A8635" w14:paraId="29396273" wp14:textId="77777777">
        <w:trPr>
          <w:trHeight w:val="300"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0" w:type="dxa"/>
            <w:tcBorders>
              <w:bottom w:val="single" w:color="666666" w:sz="12" w:space="0"/>
            </w:tcBorders>
            <w:tcMar/>
          </w:tcPr>
          <w:p w14:paraId="3C03ACB7" wp14:textId="77777777">
            <w:pPr>
              <w:pStyle w:val="Normal"/>
              <w:widowControl/>
              <w:suppressAutoHyphens w:val="true"/>
              <w:spacing w:before="0" w:after="60" w:line="240" w:lineRule="auto"/>
              <w:ind w:hanging="0"/>
              <w:jc w:val="center"/>
              <w:rPr>
                <w:rFonts w:ascii="Times New Roman" w:hAnsi="Times New Roman"/>
                <w:b/>
                <w:bCs/>
                <w:sz w:val="24"/>
                <w:szCs w:val="24"/>
              </w:rPr>
            </w:pPr>
            <w:r>
              <w:rPr>
                <w:rFonts w:eastAsia="Times New Roman" w:cs="Times New Roman"/>
                <w:b/>
                <w:bCs/>
                <w:color w:val="000000" w:themeColor="text1"/>
                <w:kern w:val="0"/>
                <w:sz w:val="24"/>
                <w:szCs w:val="24"/>
                <w:lang w:eastAsia="es-ES" w:bidi="ar-SA"/>
              </w:rPr>
              <w:t>Campo</w:t>
            </w:r>
          </w:p>
        </w:tc>
        <w:tc>
          <w:tcPr>
            <w:cnfStyle w:val="000000000000" w:firstRow="0" w:lastRow="0" w:firstColumn="0" w:lastColumn="0" w:oddVBand="0" w:evenVBand="0" w:oddHBand="0" w:evenHBand="0" w:firstRowFirstColumn="0" w:firstRowLastColumn="0" w:lastRowFirstColumn="0" w:lastRowLastColumn="0"/>
            <w:tcW w:w="6790" w:type="dxa"/>
            <w:tcBorders>
              <w:bottom w:val="single" w:color="666666" w:sz="12" w:space="0"/>
            </w:tcBorders>
            <w:tcMar/>
          </w:tcPr>
          <w:p w14:paraId="29E59BD2" wp14:textId="77777777">
            <w:pPr>
              <w:pStyle w:val="Normal"/>
              <w:widowControl/>
              <w:suppressAutoHyphens w:val="true"/>
              <w:spacing w:before="0" w:after="60" w:line="240" w:lineRule="auto"/>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val="000000" w:themeColor="text1"/>
                <w:kern w:val="0"/>
                <w:sz w:val="24"/>
                <w:szCs w:val="24"/>
                <w:lang w:eastAsia="es-ES" w:bidi="ar-SA"/>
              </w:rPr>
              <w:t>Contenido</w:t>
            </w:r>
          </w:p>
        </w:tc>
      </w:tr>
      <w:tr xmlns:wp14="http://schemas.microsoft.com/office/word/2010/wordml" w:rsidTr="6D6A8635" w14:paraId="3E683F9C"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1B7AF33E"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Actor(es)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3F3529F1"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Administrador</w:t>
            </w:r>
          </w:p>
        </w:tc>
      </w:tr>
      <w:tr xmlns:wp14="http://schemas.microsoft.com/office/word/2010/wordml" w:rsidTr="6D6A8635" w14:paraId="607E0621"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2D127C18"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Objetivo</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2601FF88"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Facturar los procedimientos realizados y llevar el control de los pagos y saldos de cada paciente.</w:t>
            </w:r>
          </w:p>
        </w:tc>
      </w:tr>
      <w:tr xmlns:wp14="http://schemas.microsoft.com/office/word/2010/wordml" w:rsidTr="6D6A8635" w14:paraId="1451BFDE"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5400FDCE"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Precondiciones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6BDAABF2"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paciente tiene procedimientos realizados.</w:t>
            </w:r>
          </w:p>
        </w:tc>
      </w:tr>
      <w:tr xmlns:wp14="http://schemas.microsoft.com/office/word/2010/wordml" w:rsidTr="6D6A8635" w14:paraId="3DD84502"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0ED060F8"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Datos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6CB4F844"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Factura: paciente (obligatorio), fecha de emisión (obligatoria), procedimientos facturados con su valor, total y estado (Pendiente, Parcial, Pagado o Anulado).</w:t>
            </w:r>
          </w:p>
          <w:p w14:paraId="3D1699EC"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Pago: valor (obligatorio y mayor que cero), medio de pago (obligatorio: efectivo, transferencia o tarjeta), fecha y notas.</w:t>
            </w:r>
          </w:p>
        </w:tc>
      </w:tr>
      <w:tr xmlns:wp14="http://schemas.microsoft.com/office/word/2010/wordml" w:rsidTr="6D6A8635" w14:paraId="13E005AE"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056C6F99"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Flujo principal</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4D944B5A"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1) El administrador abre el módulo de facturación; el sistema muestra las facturas y los totales pagados y pendientes.</w:t>
            </w:r>
          </w:p>
          <w:p w14:paraId="0B1E9E50"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2) El administrador crea una factura, busca al paciente por su documento y selecciona los procedimientos que va a facturar.</w:t>
            </w:r>
          </w:p>
          <w:p w:rsidP="6D6A8635" w14:paraId="2B90F344" wp14:textId="434415D9">
            <w:pPr>
              <w:pStyle w:val="Normal"/>
              <w:widowControl w:val="1"/>
              <w:suppressAutoHyphens w:val="true"/>
              <w:spacing w:before="0" w:after="6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 xml:space="preserve">3) El sistema calcula el total y registra la factura en estado "Pendiente".</w:t>
            </w:r>
          </w:p>
          <w:p w14:paraId="63D4BFB9"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4) Cuando el paciente paga, el administrador registra el pago con su valor y su medio.</w:t>
            </w:r>
          </w:p>
          <w:p w14:paraId="0B3FD16A"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5) El sistema recalcula el estado de la factura según la suma de los pagos.</w:t>
            </w:r>
          </w:p>
        </w:tc>
      </w:tr>
      <w:tr xmlns:wp14="http://schemas.microsoft.com/office/word/2010/wordml" w:rsidTr="6D6A8635" w14:paraId="7EA0CFBF"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1B564CFB"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Flujo alternativo</w:t>
            </w:r>
          </w:p>
        </w:tc>
        <w:tc>
          <w:tcPr>
            <w:cnfStyle w:val="000000000000" w:firstRow="0" w:lastRow="0" w:firstColumn="0" w:lastColumn="0" w:oddVBand="0" w:evenVBand="0" w:oddHBand="0" w:evenHBand="0" w:firstRowFirstColumn="0" w:firstRowLastColumn="0" w:lastRowFirstColumn="0" w:lastRowLastColumn="0"/>
            <w:tcW w:w="6790" w:type="dxa"/>
            <w:tcBorders/>
            <w:tcMar/>
          </w:tcPr>
          <w:p w:rsidP="6D6A8635" w14:paraId="5C6F0748" wp14:textId="070190F4">
            <w:pPr>
              <w:pStyle w:val="Normal"/>
              <w:widowControl w:val="1"/>
              <w:suppressAutoHyphens w:val="true"/>
              <w:spacing w:before="0" w:after="6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 xml:space="preserve">5a) Si la suma de los pagos es menor que el total, la factura queda en estado "Parcial" y muestra el saldo pendiente.</w:t>
            </w:r>
          </w:p>
          <w:p w14:paraId="49F6B78A"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6) Si una factura tiene un error, el administrador la anula; la factura no se elimina.</w:t>
            </w:r>
          </w:p>
        </w:tc>
      </w:tr>
      <w:tr xmlns:wp14="http://schemas.microsoft.com/office/word/2010/wordml" w:rsidTr="6D6A8635" w14:paraId="2B062772"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72A93B56"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Postcondiciones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761B1934"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La factura y el saldo del paciente quedan actualizados.</w:t>
            </w:r>
          </w:p>
        </w:tc>
      </w:tr>
    </w:tbl>
    <w:p xmlns:wp14="http://schemas.microsoft.com/office/word/2010/wordml" w14:paraId="5B4FD707" wp14:textId="74E9C372">
      <w:pPr>
        <w:pStyle w:val="Heading3"/>
        <w:spacing w:before="299" w:after="299"/>
        <w:rPr>
          <w:rFonts w:ascii="Times New Roman" w:hAnsi="Times New Roman"/>
          <w:sz w:val="24"/>
          <w:szCs w:val="24"/>
        </w:rPr>
      </w:pPr>
      <w:bookmarkStart w:name="__RefHeading___Toc10955_794851070" w:id="134"/>
      <w:bookmarkStart w:name="_Toc564275970" w:id="135"/>
      <w:bookmarkEnd w:id="134"/>
      <w:bookmarkEnd w:id="135"/>
      <w:bookmarkStart w:name="_Toc1881545737" w:id="122465709"/>
      <w:r>
        <w:rPr>
          <w:rFonts w:eastAsia="Times New Roman" w:cs="Times New Roman"/>
          <w:sz w:val="24"/>
          <w:szCs w:val="24"/>
        </w:rPr>
        <w:t xml:space="preserve">CU-14 Generar factura</w:t>
      </w:r>
      <w:bookmarkEnd w:id="122465709"/>
    </w:p>
    <w:tbl>
      <w:tblPr>
        <w:tblStyle w:val="Tabladecuadrcula6concolores"/>
        <w:tblW w:w="9350" w:type="dxa"/>
        <w:jc w:val="start"/>
        <w:tblInd w:w="0" w:type="dxa"/>
        <w:tblLayout w:type="fixed"/>
        <w:tblCellMar>
          <w:top w:w="0" w:type="dxa"/>
          <w:start w:w="108" w:type="dxa"/>
          <w:bottom w:w="0" w:type="dxa"/>
          <w:end w:w="108" w:type="dxa"/>
        </w:tblCellMar>
        <w:tblLook w:val="06a0" w:firstRow="1" w:lastRow="0" w:firstColumn="1" w:lastColumn="0" w:noHBand="1" w:noVBand="1"/>
      </w:tblPr>
      <w:tblGrid>
        <w:gridCol w:w="2560"/>
        <w:gridCol w:w="6790"/>
      </w:tblGrid>
      <w:tr xmlns:wp14="http://schemas.microsoft.com/office/word/2010/wordml" w:rsidTr="6BCAD749" w14:paraId="6661453E" wp14:textId="77777777">
        <w:trPr>
          <w:trHeight w:val="300"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0" w:type="dxa"/>
            <w:tcBorders>
              <w:bottom w:val="single" w:color="666666" w:sz="12" w:space="0"/>
            </w:tcBorders>
            <w:tcMar/>
          </w:tcPr>
          <w:p w14:paraId="247510EC" wp14:textId="77777777">
            <w:pPr>
              <w:pStyle w:val="Normal"/>
              <w:widowControl/>
              <w:suppressAutoHyphens w:val="true"/>
              <w:spacing w:before="0" w:after="60" w:line="240" w:lineRule="auto"/>
              <w:ind w:hanging="0"/>
              <w:jc w:val="center"/>
              <w:rPr>
                <w:rFonts w:ascii="Times New Roman" w:hAnsi="Times New Roman"/>
                <w:b/>
                <w:bCs/>
                <w:sz w:val="24"/>
                <w:szCs w:val="24"/>
              </w:rPr>
            </w:pPr>
            <w:r>
              <w:rPr>
                <w:rFonts w:eastAsia="Times New Roman" w:cs="Times New Roman"/>
                <w:b/>
                <w:bCs/>
                <w:color w:val="000000" w:themeColor="text1"/>
                <w:kern w:val="0"/>
                <w:sz w:val="24"/>
                <w:szCs w:val="24"/>
                <w:lang w:eastAsia="es-ES" w:bidi="ar-SA"/>
              </w:rPr>
              <w:t>Campo</w:t>
            </w:r>
          </w:p>
        </w:tc>
        <w:tc>
          <w:tcPr>
            <w:cnfStyle w:val="000000000000" w:firstRow="0" w:lastRow="0" w:firstColumn="0" w:lastColumn="0" w:oddVBand="0" w:evenVBand="0" w:oddHBand="0" w:evenHBand="0" w:firstRowFirstColumn="0" w:firstRowLastColumn="0" w:lastRowFirstColumn="0" w:lastRowLastColumn="0"/>
            <w:tcW w:w="6790" w:type="dxa"/>
            <w:tcBorders>
              <w:bottom w:val="single" w:color="666666" w:sz="12" w:space="0"/>
            </w:tcBorders>
            <w:tcMar/>
          </w:tcPr>
          <w:p w14:paraId="637BD51B" wp14:textId="77777777">
            <w:pPr>
              <w:pStyle w:val="Normal"/>
              <w:widowControl/>
              <w:suppressAutoHyphens w:val="true"/>
              <w:spacing w:before="0" w:after="60" w:line="240" w:lineRule="auto"/>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val="000000" w:themeColor="text1"/>
                <w:kern w:val="0"/>
                <w:sz w:val="24"/>
                <w:szCs w:val="24"/>
                <w:lang w:eastAsia="es-ES" w:bidi="ar-SA"/>
              </w:rPr>
              <w:t>Contenido</w:t>
            </w:r>
          </w:p>
        </w:tc>
      </w:tr>
      <w:tr xmlns:wp14="http://schemas.microsoft.com/office/word/2010/wordml" w:rsidTr="6BCAD749" w14:paraId="1E665397"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6F41D84D"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Actor(es)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3E836C22"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Administrador</w:t>
            </w:r>
          </w:p>
        </w:tc>
      </w:tr>
      <w:tr xmlns:wp14="http://schemas.microsoft.com/office/word/2010/wordml" w:rsidTr="6BCAD749" w14:paraId="46A9750D"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01512DCF"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Objetivo</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0DE84EF2"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Generar el documento de la factura para entregarlo al paciente.</w:t>
            </w:r>
          </w:p>
        </w:tc>
      </w:tr>
      <w:tr xmlns:wp14="http://schemas.microsoft.com/office/word/2010/wordml" w:rsidTr="6BCAD749" w14:paraId="41C47955"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2FC58679"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Precondiciones</w:t>
            </w:r>
          </w:p>
        </w:tc>
        <w:tc>
          <w:tcPr>
            <w:cnfStyle w:val="000000000000" w:firstRow="0" w:lastRow="0" w:firstColumn="0" w:lastColumn="0" w:oddVBand="0" w:evenVBand="0" w:oddHBand="0" w:evenHBand="0" w:firstRowFirstColumn="0" w:firstRowLastColumn="0" w:lastRowFirstColumn="0" w:lastRowLastColumn="0"/>
            <w:tcW w:w="6790" w:type="dxa"/>
            <w:tcBorders/>
            <w:tcMar/>
          </w:tcPr>
          <w:p w:rsidP="6BCAD749" w14:paraId="1E977949" wp14:textId="041EC110">
            <w:pPr>
              <w:pStyle w:val="Normal"/>
              <w:widowControl w:val="1"/>
              <w:suppressAutoHyphens w:val="true"/>
              <w:spacing w:before="0" w:after="6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La factura está registrada (CU-13).</w:t>
            </w:r>
          </w:p>
        </w:tc>
      </w:tr>
      <w:tr xmlns:wp14="http://schemas.microsoft.com/office/word/2010/wordml" w:rsidTr="6BCAD749" w14:paraId="714CCD93"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48470C53"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Datos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38E028B3"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documento incluye el logo y el nombre del consultorio, el número de la factura, la fecha de emisión, el nombre del paciente y el estado, además de una tabla con ítem, concepto, cantidad, unidad, valor y total por procedimiento, y el total a pagar.</w:t>
            </w:r>
          </w:p>
        </w:tc>
      </w:tr>
      <w:tr xmlns:wp14="http://schemas.microsoft.com/office/word/2010/wordml" w:rsidTr="6BCAD749" w14:paraId="298968E8"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30B940D1"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Flujo principal</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50186191"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1) El administrador selecciona la factura en el módulo de facturación.</w:t>
            </w:r>
          </w:p>
          <w:p w14:paraId="7CDFC094"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2) Elige descargar la factura.</w:t>
            </w:r>
          </w:p>
          <w:p w14:paraId="2F2F1F06"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3) El sistema genera el documento en PDF con los datos de la factura.</w:t>
            </w:r>
          </w:p>
          <w:p w14:paraId="16924609"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4) El administrador descarga el documento para entregarlo al paciente.</w:t>
            </w:r>
          </w:p>
        </w:tc>
      </w:tr>
      <w:tr xmlns:wp14="http://schemas.microsoft.com/office/word/2010/wordml" w:rsidTr="6BCAD749" w14:paraId="4D2D6BE6"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4F8E23B2"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Flujo alternativo</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177532D8"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3a) Si la factura está anulada, el documento lo indica en el campo de estado.</w:t>
            </w:r>
          </w:p>
        </w:tc>
      </w:tr>
      <w:tr xmlns:wp14="http://schemas.microsoft.com/office/word/2010/wordml" w:rsidTr="6BCAD749" w14:paraId="25C634F5"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6D7D1558"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Postcondiciones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768105E1"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paciente cuenta con el soporte de su factura.</w:t>
            </w:r>
          </w:p>
        </w:tc>
      </w:tr>
    </w:tbl>
    <w:p xmlns:wp14="http://schemas.microsoft.com/office/word/2010/wordml" w14:paraId="0D31F12F" wp14:textId="2F91DC3D">
      <w:pPr>
        <w:pStyle w:val="Heading3"/>
        <w:spacing w:before="299" w:after="299"/>
        <w:rPr>
          <w:rFonts w:ascii="Times New Roman" w:hAnsi="Times New Roman"/>
          <w:sz w:val="24"/>
          <w:szCs w:val="24"/>
        </w:rPr>
      </w:pPr>
      <w:bookmarkStart w:name="__RefHeading___Toc10957_794851070" w:id="136"/>
      <w:bookmarkStart w:name="_Toc285449227" w:id="137"/>
      <w:bookmarkEnd w:id="136"/>
      <w:bookmarkEnd w:id="137"/>
      <w:bookmarkStart w:name="_Toc297407794" w:id="5072373"/>
      <w:r>
        <w:rPr>
          <w:rFonts w:eastAsia="Times New Roman" w:cs="Times New Roman"/>
          <w:sz w:val="24"/>
          <w:szCs w:val="24"/>
        </w:rPr>
        <w:t xml:space="preserve">CU-17 Enviar recordatorio de cita</w:t>
      </w:r>
      <w:bookmarkEnd w:id="5072373"/>
    </w:p>
    <w:tbl>
      <w:tblPr>
        <w:tblStyle w:val="Tabladecuadrcula6concolores"/>
        <w:tblW w:w="9350" w:type="dxa"/>
        <w:jc w:val="start"/>
        <w:tblInd w:w="0" w:type="dxa"/>
        <w:tblLayout w:type="fixed"/>
        <w:tblCellMar>
          <w:top w:w="0" w:type="dxa"/>
          <w:start w:w="108" w:type="dxa"/>
          <w:bottom w:w="0" w:type="dxa"/>
          <w:end w:w="108" w:type="dxa"/>
        </w:tblCellMar>
        <w:tblLook w:val="06a0" w:firstRow="1" w:lastRow="0" w:firstColumn="1" w:lastColumn="0" w:noHBand="1" w:noVBand="1"/>
      </w:tblPr>
      <w:tblGrid>
        <w:gridCol w:w="2560"/>
        <w:gridCol w:w="6790"/>
      </w:tblGrid>
      <w:tr xmlns:wp14="http://schemas.microsoft.com/office/word/2010/wordml" w14:paraId="606FEDE7" wp14:textId="77777777">
        <w:trPr>
          <w:trHeight w:val="300"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0" w:type="dxa"/>
            <w:tcBorders>
              <w:bottom w:val="single" w:color="666666" w:sz="12" w:space="0"/>
            </w:tcBorders>
          </w:tcPr>
          <w:p w14:paraId="5ED87AC3" wp14:textId="77777777">
            <w:pPr>
              <w:pStyle w:val="Normal"/>
              <w:widowControl/>
              <w:suppressAutoHyphens w:val="true"/>
              <w:spacing w:before="0" w:after="60" w:line="240" w:lineRule="auto"/>
              <w:ind w:hanging="0"/>
              <w:jc w:val="center"/>
              <w:rPr>
                <w:rFonts w:ascii="Times New Roman" w:hAnsi="Times New Roman"/>
                <w:b/>
                <w:bCs/>
                <w:sz w:val="24"/>
                <w:szCs w:val="24"/>
              </w:rPr>
            </w:pPr>
            <w:r>
              <w:rPr>
                <w:rFonts w:eastAsia="Times New Roman" w:cs="Times New Roman"/>
                <w:b/>
                <w:bCs/>
                <w:color w:val="000000" w:themeColor="text1"/>
                <w:kern w:val="0"/>
                <w:sz w:val="24"/>
                <w:szCs w:val="24"/>
                <w:lang w:eastAsia="es-ES" w:bidi="ar-SA"/>
              </w:rPr>
              <w:t>Campo</w:t>
            </w:r>
          </w:p>
        </w:tc>
        <w:tc>
          <w:tcPr>
            <w:cnfStyle w:val="000000000000" w:firstRow="0" w:lastRow="0" w:firstColumn="0" w:lastColumn="0" w:oddVBand="0" w:evenVBand="0" w:oddHBand="0" w:evenHBand="0" w:firstRowFirstColumn="0" w:firstRowLastColumn="0" w:lastRowFirstColumn="0" w:lastRowLastColumn="0"/>
            <w:tcW w:w="6790" w:type="dxa"/>
            <w:tcBorders>
              <w:bottom w:val="single" w:color="666666" w:sz="12" w:space="0"/>
            </w:tcBorders>
          </w:tcPr>
          <w:p w14:paraId="28702E7E" wp14:textId="77777777">
            <w:pPr>
              <w:pStyle w:val="Normal"/>
              <w:widowControl/>
              <w:suppressAutoHyphens w:val="true"/>
              <w:spacing w:before="0" w:after="60" w:line="240" w:lineRule="auto"/>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val="000000" w:themeColor="text1"/>
                <w:kern w:val="0"/>
                <w:sz w:val="24"/>
                <w:szCs w:val="24"/>
                <w:lang w:eastAsia="es-ES" w:bidi="ar-SA"/>
              </w:rPr>
              <w:t>Contenido</w:t>
            </w:r>
          </w:p>
        </w:tc>
      </w:tr>
      <w:tr xmlns:wp14="http://schemas.microsoft.com/office/word/2010/wordml" w14:paraId="54EA2569"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39AC09D8"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Actor(es)</w:t>
            </w:r>
          </w:p>
        </w:tc>
        <w:tc>
          <w:tcPr>
            <w:cnfStyle w:val="000000000000" w:firstRow="0" w:lastRow="0" w:firstColumn="0" w:lastColumn="0" w:oddVBand="0" w:evenVBand="0" w:oddHBand="0" w:evenHBand="0" w:firstRowFirstColumn="0" w:firstRowLastColumn="0" w:lastRowFirstColumn="0" w:lastRowLastColumn="0"/>
            <w:tcW w:w="6790" w:type="dxa"/>
            <w:tcBorders/>
          </w:tcPr>
          <w:p w14:paraId="01F066A0"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Programador de tareas del sistema (actor temporal). El paciente recibe el mensaje por WhatsApp; el personal no interviene.</w:t>
            </w:r>
          </w:p>
        </w:tc>
      </w:tr>
      <w:tr xmlns:wp14="http://schemas.microsoft.com/office/word/2010/wordml" w14:paraId="11154786"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1059A1B4"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Objetivo</w:t>
            </w:r>
          </w:p>
        </w:tc>
        <w:tc>
          <w:tcPr>
            <w:cnfStyle w:val="000000000000" w:firstRow="0" w:lastRow="0" w:firstColumn="0" w:lastColumn="0" w:oddVBand="0" w:evenVBand="0" w:oddHBand="0" w:evenHBand="0" w:firstRowFirstColumn="0" w:firstRowLastColumn="0" w:lastRowFirstColumn="0" w:lastRowLastColumn="0"/>
            <w:tcW w:w="6790" w:type="dxa"/>
            <w:tcBorders/>
          </w:tcPr>
          <w:p w14:paraId="222FEE7F"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Recordar al paciente su cita un día antes, sin intervención del personal del consultorio.</w:t>
            </w:r>
          </w:p>
        </w:tc>
      </w:tr>
      <w:tr xmlns:wp14="http://schemas.microsoft.com/office/word/2010/wordml" w14:paraId="06D79536"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67D89AF6"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Precondiciones</w:t>
            </w:r>
          </w:p>
        </w:tc>
        <w:tc>
          <w:tcPr>
            <w:cnfStyle w:val="000000000000" w:firstRow="0" w:lastRow="0" w:firstColumn="0" w:lastColumn="0" w:oddVBand="0" w:evenVBand="0" w:oddHBand="0" w:evenHBand="0" w:firstRowFirstColumn="0" w:firstRowLastColumn="0" w:lastRowFirstColumn="0" w:lastRowLastColumn="0"/>
            <w:tcW w:w="6790" w:type="dxa"/>
            <w:tcBorders/>
          </w:tcPr>
          <w:p w14:paraId="3558D047"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Existe una cita confirmada de un paciente con celular registrado y hay una plantilla de WhatsApp activa.</w:t>
            </w:r>
          </w:p>
        </w:tc>
      </w:tr>
      <w:tr xmlns:wp14="http://schemas.microsoft.com/office/word/2010/wordml" w14:paraId="3630F558"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74FB8D4A"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Datos</w:t>
            </w:r>
          </w:p>
        </w:tc>
        <w:tc>
          <w:tcPr>
            <w:cnfStyle w:val="000000000000" w:firstRow="0" w:lastRow="0" w:firstColumn="0" w:lastColumn="0" w:oddVBand="0" w:evenVBand="0" w:oddHBand="0" w:evenHBand="0" w:firstRowFirstColumn="0" w:firstRowLastColumn="0" w:lastRowFirstColumn="0" w:lastRowLastColumn="0"/>
            <w:tcW w:w="6790" w:type="dxa"/>
            <w:tcBorders/>
          </w:tcPr>
          <w:p w14:paraId="1EFB082F"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Celular y nombre del paciente, fecha y hora de la cita, y el texto de la plantilla activa.</w:t>
            </w:r>
          </w:p>
        </w:tc>
      </w:tr>
      <w:tr xmlns:wp14="http://schemas.microsoft.com/office/word/2010/wordml" w14:paraId="3A5B9A2B"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3C012A45"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Flujo principal</w:t>
            </w:r>
          </w:p>
        </w:tc>
        <w:tc>
          <w:tcPr>
            <w:cnfStyle w:val="000000000000" w:firstRow="0" w:lastRow="0" w:firstColumn="0" w:lastColumn="0" w:oddVBand="0" w:evenVBand="0" w:oddHBand="0" w:evenHBand="0" w:firstRowFirstColumn="0" w:firstRowLastColumn="0" w:lastRowFirstColumn="0" w:lastRowLastColumn="0"/>
            <w:tcW w:w="6790" w:type="dxa"/>
            <w:tcBorders/>
          </w:tcPr>
          <w:p w14:paraId="389DB40D"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1) Cada hora, el programador de tareas ejecuta el proceso de recordatorios.</w:t>
            </w:r>
          </w:p>
          <w:p w14:paraId="7C636327"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2) El sistema busca las citas confirmadas que empiezan entre 23 y 25 horas después y que aún no tienen recordatorio.</w:t>
            </w:r>
          </w:p>
          <w:p w14:paraId="6A527FCA"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3) Para cada cita, el sistema genera el mensaje con la plantilla activa y lo deja en cola.</w:t>
            </w:r>
          </w:p>
          <w:p w14:paraId="5EE22763"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4) El sistema marca la cita como recordada.</w:t>
            </w:r>
          </w:p>
          <w:p w14:paraId="7F716714"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5) Cada cinco minutos, otro proceso envía por WhatsApp, a través de Twilio, los mensajes en cola.</w:t>
            </w:r>
          </w:p>
          <w:p w14:paraId="325A8A47"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6) El sistema marca cada mensaje como enviado.</w:t>
            </w:r>
          </w:p>
        </w:tc>
      </w:tr>
      <w:tr xmlns:wp14="http://schemas.microsoft.com/office/word/2010/wordml" w14:paraId="2DBB0587"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694D6A33"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Flujo alternativo</w:t>
            </w:r>
          </w:p>
        </w:tc>
        <w:tc>
          <w:tcPr>
            <w:cnfStyle w:val="000000000000" w:firstRow="0" w:lastRow="0" w:firstColumn="0" w:lastColumn="0" w:oddVBand="0" w:evenVBand="0" w:oddHBand="0" w:evenHBand="0" w:firstRowFirstColumn="0" w:firstRowLastColumn="0" w:lastRowFirstColumn="0" w:lastRowLastColumn="0"/>
            <w:tcW w:w="6790" w:type="dxa"/>
            <w:tcBorders/>
          </w:tcPr>
          <w:p w14:paraId="4441AB00"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3a) Si el paciente no tiene celular registrado, no se genera el mensaje.</w:t>
            </w:r>
          </w:p>
          <w:p w14:paraId="3986B9C9"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5a) Si el proveedor falla, el mensaje queda como fallido y se registra el error.</w:t>
            </w:r>
          </w:p>
        </w:tc>
      </w:tr>
      <w:tr xmlns:wp14="http://schemas.microsoft.com/office/word/2010/wordml" w14:paraId="0E037C68"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Pr>
          <w:p w14:paraId="5F9D7EC3"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Postcondiciones</w:t>
            </w:r>
          </w:p>
        </w:tc>
        <w:tc>
          <w:tcPr>
            <w:cnfStyle w:val="000000000000" w:firstRow="0" w:lastRow="0" w:firstColumn="0" w:lastColumn="0" w:oddVBand="0" w:evenVBand="0" w:oddHBand="0" w:evenHBand="0" w:firstRowFirstColumn="0" w:firstRowLastColumn="0" w:lastRowFirstColumn="0" w:lastRowLastColumn="0"/>
            <w:tcW w:w="6790" w:type="dxa"/>
            <w:tcBorders/>
          </w:tcPr>
          <w:p w14:paraId="24BC03B3"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paciente recibe el recordatorio y el sistema conserva el registro del envío.</w:t>
            </w:r>
          </w:p>
        </w:tc>
      </w:tr>
    </w:tbl>
    <w:p xmlns:wp14="http://schemas.microsoft.com/office/word/2010/wordml" w14:paraId="600D0937" wp14:textId="6ABA349F">
      <w:pPr>
        <w:pStyle w:val="Heading3"/>
        <w:spacing w:before="299" w:after="299"/>
        <w:rPr>
          <w:rFonts w:ascii="Times New Roman" w:hAnsi="Times New Roman"/>
          <w:sz w:val="24"/>
          <w:szCs w:val="24"/>
        </w:rPr>
      </w:pPr>
      <w:bookmarkStart w:name="__RefHeading___Toc10959_794851070" w:id="138"/>
      <w:bookmarkStart w:name="_Toc1564977033" w:id="139"/>
      <w:bookmarkEnd w:id="138"/>
      <w:bookmarkEnd w:id="139"/>
      <w:bookmarkStart w:name="_Toc1429016981" w:id="1342539143"/>
      <w:r>
        <w:rPr>
          <w:rFonts w:eastAsia="Times New Roman" w:cs="Times New Roman"/>
          <w:sz w:val="24"/>
          <w:szCs w:val="24"/>
        </w:rPr>
        <w:t xml:space="preserve">CU-18 Registrar consentimiento informado</w:t>
      </w:r>
      <w:bookmarkEnd w:id="1342539143"/>
    </w:p>
    <w:tbl>
      <w:tblPr>
        <w:tblStyle w:val="Tabladecuadrcula6concolores"/>
        <w:tblW w:w="9350" w:type="dxa"/>
        <w:jc w:val="start"/>
        <w:tblInd w:w="0" w:type="dxa"/>
        <w:tblLayout w:type="fixed"/>
        <w:tblCellMar>
          <w:top w:w="0" w:type="dxa"/>
          <w:start w:w="108" w:type="dxa"/>
          <w:bottom w:w="0" w:type="dxa"/>
          <w:end w:w="108" w:type="dxa"/>
        </w:tblCellMar>
        <w:tblLook w:val="06a0" w:firstRow="1" w:lastRow="0" w:firstColumn="1" w:lastColumn="0" w:noHBand="1" w:noVBand="1"/>
      </w:tblPr>
      <w:tblGrid>
        <w:gridCol w:w="2560"/>
        <w:gridCol w:w="6790"/>
      </w:tblGrid>
      <w:tr xmlns:wp14="http://schemas.microsoft.com/office/word/2010/wordml" w:rsidTr="6BCAD749" w14:paraId="62032CD4" wp14:textId="77777777">
        <w:trPr>
          <w:trHeight w:val="300"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0" w:type="dxa"/>
            <w:tcBorders>
              <w:bottom w:val="single" w:color="666666" w:sz="12" w:space="0"/>
            </w:tcBorders>
            <w:tcMar/>
          </w:tcPr>
          <w:p w14:paraId="2950AB42" wp14:textId="77777777">
            <w:pPr>
              <w:pStyle w:val="Normal"/>
              <w:widowControl/>
              <w:suppressAutoHyphens w:val="true"/>
              <w:spacing w:before="0" w:after="60" w:line="240" w:lineRule="auto"/>
              <w:ind w:hanging="0"/>
              <w:jc w:val="center"/>
              <w:rPr>
                <w:rFonts w:ascii="Times New Roman" w:hAnsi="Times New Roman"/>
                <w:b/>
                <w:bCs/>
                <w:sz w:val="24"/>
                <w:szCs w:val="24"/>
              </w:rPr>
            </w:pPr>
            <w:r>
              <w:rPr>
                <w:rFonts w:eastAsia="Times New Roman" w:cs="Times New Roman"/>
                <w:b/>
                <w:bCs/>
                <w:color w:val="000000" w:themeColor="text1"/>
                <w:kern w:val="0"/>
                <w:sz w:val="24"/>
                <w:szCs w:val="24"/>
                <w:lang w:eastAsia="es-ES" w:bidi="ar-SA"/>
              </w:rPr>
              <w:t>Campo</w:t>
            </w:r>
          </w:p>
        </w:tc>
        <w:tc>
          <w:tcPr>
            <w:cnfStyle w:val="000000000000" w:firstRow="0" w:lastRow="0" w:firstColumn="0" w:lastColumn="0" w:oddVBand="0" w:evenVBand="0" w:oddHBand="0" w:evenHBand="0" w:firstRowFirstColumn="0" w:firstRowLastColumn="0" w:lastRowFirstColumn="0" w:lastRowLastColumn="0"/>
            <w:tcW w:w="6790" w:type="dxa"/>
            <w:tcBorders>
              <w:bottom w:val="single" w:color="666666" w:sz="12" w:space="0"/>
            </w:tcBorders>
            <w:tcMar/>
          </w:tcPr>
          <w:p w14:paraId="2CB8ABDF" wp14:textId="77777777">
            <w:pPr>
              <w:pStyle w:val="Normal"/>
              <w:widowControl/>
              <w:suppressAutoHyphens w:val="true"/>
              <w:spacing w:before="0" w:after="60" w:line="240" w:lineRule="auto"/>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val="000000" w:themeColor="text1"/>
                <w:kern w:val="0"/>
                <w:sz w:val="24"/>
                <w:szCs w:val="24"/>
                <w:lang w:eastAsia="es-ES" w:bidi="ar-SA"/>
              </w:rPr>
              <w:t>Contenido</w:t>
            </w:r>
          </w:p>
        </w:tc>
      </w:tr>
      <w:tr xmlns:wp14="http://schemas.microsoft.com/office/word/2010/wordml" w:rsidTr="6BCAD749" w14:paraId="16BC1543"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6C5D4CE9"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Actor(es)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2BE855AD"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Equipo clínico (Odontóloga / Asistente)</w:t>
            </w:r>
          </w:p>
        </w:tc>
      </w:tr>
      <w:tr xmlns:wp14="http://schemas.microsoft.com/office/word/2010/wordml" w:rsidTr="6BCAD749" w14:paraId="3C24A37D"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0956B6B0"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Objetivo</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72E85C3F"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Dejar constancia en el sistema de que el paciente autorizó el plan de tratamiento propuesto (Ley 527 de 1999).</w:t>
            </w:r>
          </w:p>
        </w:tc>
      </w:tr>
      <w:tr xmlns:wp14="http://schemas.microsoft.com/office/word/2010/wordml" w:rsidTr="6BCAD749" w14:paraId="75E57251"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19A7CAFF"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Precondiciones</w:t>
            </w:r>
          </w:p>
        </w:tc>
        <w:tc>
          <w:tcPr>
            <w:cnfStyle w:val="000000000000" w:firstRow="0" w:lastRow="0" w:firstColumn="0" w:lastColumn="0" w:oddVBand="0" w:evenVBand="0" w:oddHBand="0" w:evenHBand="0" w:firstRowFirstColumn="0" w:firstRowLastColumn="0" w:lastRowFirstColumn="0" w:lastRowLastColumn="0"/>
            <w:tcW w:w="6790" w:type="dxa"/>
            <w:tcBorders/>
            <w:tcMar/>
          </w:tcPr>
          <w:p w:rsidP="6BCAD749" w14:paraId="6E9BE90E" wp14:textId="7960B244">
            <w:pPr>
              <w:pStyle w:val="Normal"/>
              <w:widowControl w:val="1"/>
              <w:suppressAutoHyphens w:val="true"/>
              <w:spacing w:before="0" w:after="6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paciente tiene un plan de tratamiento registrado (CU-10).</w:t>
            </w:r>
          </w:p>
        </w:tc>
      </w:tr>
      <w:tr xmlns:wp14="http://schemas.microsoft.com/office/word/2010/wordml" w:rsidTr="6BCAD749" w14:paraId="5F565F6D"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7AC167A5"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Datos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0EEE5426"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Plan de tratamiento (obligatorio), contenido del consentimiento con la explicación del procedimiento, sus riesgos y sus alternativas (obligatorio) y nombre de quien firma, sea el paciente o su acudiente (obligatorio).</w:t>
            </w:r>
          </w:p>
          <w:p w14:paraId="3A0EC1A9"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La fecha y la hora de la firma, y el usuario que registra el consentimiento, los asigna el sistema.</w:t>
            </w:r>
          </w:p>
        </w:tc>
      </w:tr>
      <w:tr xmlns:wp14="http://schemas.microsoft.com/office/word/2010/wordml" w:rsidTr="6BCAD749" w14:paraId="133C2133"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42269A9C"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Flujo principal</w:t>
            </w:r>
          </w:p>
        </w:tc>
        <w:tc>
          <w:tcPr>
            <w:cnfStyle w:val="000000000000" w:firstRow="0" w:lastRow="0" w:firstColumn="0" w:lastColumn="0" w:oddVBand="0" w:evenVBand="0" w:oddHBand="0" w:evenHBand="0" w:firstRowFirstColumn="0" w:firstRowLastColumn="0" w:lastRowFirstColumn="0" w:lastRowLastColumn="0"/>
            <w:tcW w:w="6790" w:type="dxa"/>
            <w:tcBorders/>
            <w:tcMar/>
          </w:tcPr>
          <w:p w:rsidP="6D6A8635" w14:paraId="10A3E579" wp14:textId="6524E9EB">
            <w:pPr>
              <w:pStyle w:val="Normal"/>
              <w:widowControl w:val="1"/>
              <w:suppressAutoHyphens w:val="true"/>
              <w:spacing w:before="0" w:after="6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 xml:space="preserve">1) El actor abre la pestaña "Consentimiento y datos" del paciente.</w:t>
            </w:r>
          </w:p>
          <w:p w14:paraId="5252D502"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2) El sistema muestra los consentimientos registrados.</w:t>
            </w:r>
          </w:p>
          <w:p w14:paraId="792F1F67"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3) El actor selecciona el plan, escribe el contenido del consentimiento y se lo explica al paciente durante la consulta.</w:t>
            </w:r>
          </w:p>
          <w:p w14:paraId="684EAD7F"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4) El paciente acepta y el actor registra en el sistema el nombre de quien firma.</w:t>
            </w:r>
          </w:p>
          <w:p w14:paraId="24980541"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5) El sistema valida los datos, guarda el consentimiento con la fecha y la hora, y lo agrega a la lista.</w:t>
            </w:r>
          </w:p>
        </w:tc>
      </w:tr>
      <w:tr xmlns:wp14="http://schemas.microsoft.com/office/word/2010/wordml" w:rsidTr="6BCAD749" w14:paraId="53FFAF8E"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5FF82644"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Flujo alternativo</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232336D0"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4a) Si el paciente no acepta, no se registra el consentimiento y los procedimientos del plan no se inician.</w:t>
            </w:r>
          </w:p>
          <w:p w14:paraId="59C14D62"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5a) Si falta el contenido o el nombre de quien firma, el sistema no guarda y lo indica.</w:t>
            </w:r>
          </w:p>
        </w:tc>
      </w:tr>
      <w:tr xmlns:wp14="http://schemas.microsoft.com/office/word/2010/wordml" w:rsidTr="6BCAD749" w14:paraId="3735D075"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11607CA5"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Postcondiciones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22ACF5CB"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consentimiento queda asociado al plan y al paciente, y no puede modificarse.</w:t>
            </w:r>
          </w:p>
        </w:tc>
      </w:tr>
    </w:tbl>
    <w:p xmlns:wp14="http://schemas.microsoft.com/office/word/2010/wordml" w14:paraId="2B070D6B" wp14:textId="307CD2C2">
      <w:pPr>
        <w:pStyle w:val="Heading3"/>
        <w:spacing w:before="299" w:after="299"/>
        <w:rPr>
          <w:rFonts w:ascii="Times New Roman" w:hAnsi="Times New Roman"/>
          <w:sz w:val="24"/>
          <w:szCs w:val="24"/>
        </w:rPr>
      </w:pPr>
      <w:bookmarkStart w:name="__RefHeading___Toc10961_794851070" w:id="140"/>
      <w:bookmarkStart w:name="_Toc925156649" w:id="141"/>
      <w:bookmarkEnd w:id="140"/>
      <w:bookmarkEnd w:id="141"/>
      <w:bookmarkStart w:name="_Toc1343744248" w:id="1015659505"/>
      <w:r>
        <w:rPr>
          <w:rFonts w:eastAsia="Times New Roman" w:cs="Times New Roman"/>
          <w:sz w:val="24"/>
          <w:szCs w:val="24"/>
        </w:rPr>
        <w:t xml:space="preserve">CU-20 Registrar autorización de tratamiento de datos personales</w:t>
      </w:r>
      <w:bookmarkEnd w:id="1015659505"/>
    </w:p>
    <w:tbl>
      <w:tblPr>
        <w:tblStyle w:val="Tabladecuadrcula6concolores"/>
        <w:tblW w:w="9350" w:type="dxa"/>
        <w:jc w:val="start"/>
        <w:tblInd w:w="0" w:type="dxa"/>
        <w:tblLayout w:type="fixed"/>
        <w:tblCellMar>
          <w:top w:w="0" w:type="dxa"/>
          <w:start w:w="108" w:type="dxa"/>
          <w:bottom w:w="0" w:type="dxa"/>
          <w:end w:w="108" w:type="dxa"/>
        </w:tblCellMar>
        <w:tblLook w:val="06a0" w:firstRow="1" w:lastRow="0" w:firstColumn="1" w:lastColumn="0" w:noHBand="1" w:noVBand="1"/>
      </w:tblPr>
      <w:tblGrid>
        <w:gridCol w:w="2560"/>
        <w:gridCol w:w="6790"/>
      </w:tblGrid>
      <w:tr xmlns:wp14="http://schemas.microsoft.com/office/word/2010/wordml" w:rsidTr="6BCAD749" w14:paraId="0416F9D7" wp14:textId="77777777">
        <w:trPr>
          <w:trHeight w:val="300"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0" w:type="dxa"/>
            <w:tcBorders>
              <w:bottom w:val="single" w:color="666666" w:sz="12" w:space="0"/>
            </w:tcBorders>
            <w:tcMar/>
          </w:tcPr>
          <w:p w14:paraId="7AF2E502" wp14:textId="77777777">
            <w:pPr>
              <w:pStyle w:val="Normal"/>
              <w:widowControl/>
              <w:suppressAutoHyphens w:val="true"/>
              <w:spacing w:before="0" w:after="60" w:line="240" w:lineRule="auto"/>
              <w:ind w:hanging="0"/>
              <w:jc w:val="center"/>
              <w:rPr>
                <w:rFonts w:ascii="Times New Roman" w:hAnsi="Times New Roman"/>
                <w:b/>
                <w:bCs/>
                <w:sz w:val="24"/>
                <w:szCs w:val="24"/>
              </w:rPr>
            </w:pPr>
            <w:r>
              <w:rPr>
                <w:rFonts w:eastAsia="Times New Roman" w:cs="Times New Roman"/>
                <w:b/>
                <w:bCs/>
                <w:color w:val="000000" w:themeColor="text1"/>
                <w:kern w:val="0"/>
                <w:sz w:val="24"/>
                <w:szCs w:val="24"/>
                <w:lang w:eastAsia="es-ES" w:bidi="ar-SA"/>
              </w:rPr>
              <w:t>Campo</w:t>
            </w:r>
          </w:p>
        </w:tc>
        <w:tc>
          <w:tcPr>
            <w:cnfStyle w:val="000000000000" w:firstRow="0" w:lastRow="0" w:firstColumn="0" w:lastColumn="0" w:oddVBand="0" w:evenVBand="0" w:oddHBand="0" w:evenHBand="0" w:firstRowFirstColumn="0" w:firstRowLastColumn="0" w:lastRowFirstColumn="0" w:lastRowLastColumn="0"/>
            <w:tcW w:w="6790" w:type="dxa"/>
            <w:tcBorders>
              <w:bottom w:val="single" w:color="666666" w:sz="12" w:space="0"/>
            </w:tcBorders>
            <w:tcMar/>
          </w:tcPr>
          <w:p w14:paraId="3E302F53" wp14:textId="77777777">
            <w:pPr>
              <w:pStyle w:val="Normal"/>
              <w:widowControl/>
              <w:suppressAutoHyphens w:val="true"/>
              <w:spacing w:before="0" w:after="60" w:line="240" w:lineRule="auto"/>
              <w:ind w:hanging="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eastAsia="Times New Roman" w:cs="Times New Roman"/>
                <w:b/>
                <w:bCs/>
                <w:color w:val="000000" w:themeColor="text1"/>
                <w:kern w:val="0"/>
                <w:sz w:val="24"/>
                <w:szCs w:val="24"/>
                <w:lang w:eastAsia="es-ES" w:bidi="ar-SA"/>
              </w:rPr>
              <w:t>Contenido</w:t>
            </w:r>
          </w:p>
        </w:tc>
      </w:tr>
      <w:tr xmlns:wp14="http://schemas.microsoft.com/office/word/2010/wordml" w:rsidTr="6BCAD749" w14:paraId="229E0DF6"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1D40DA8D"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Actor(es)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11878AEA"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Administrador / Equipo clínico</w:t>
            </w:r>
          </w:p>
        </w:tc>
      </w:tr>
      <w:tr xmlns:wp14="http://schemas.microsoft.com/office/word/2010/wordml" w:rsidTr="6BCAD749" w14:paraId="6524263E"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22BDFE1B"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Objetivo</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4CE48C35"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Dejar constancia de que el paciente o su representante autorizó el tratamiento de sus datos personales, incluidos los datos sensibles de salud (Ley 1581 de 2012; Decreto 1377 de 2013).</w:t>
            </w:r>
          </w:p>
        </w:tc>
      </w:tr>
      <w:tr xmlns:wp14="http://schemas.microsoft.com/office/word/2010/wordml" w:rsidTr="6BCAD749" w14:paraId="2C3F74E4"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0DB8ACCB"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Precondiciones</w:t>
            </w:r>
          </w:p>
        </w:tc>
        <w:tc>
          <w:tcPr>
            <w:cnfStyle w:val="000000000000" w:firstRow="0" w:lastRow="0" w:firstColumn="0" w:lastColumn="0" w:oddVBand="0" w:evenVBand="0" w:oddHBand="0" w:evenHBand="0" w:firstRowFirstColumn="0" w:firstRowLastColumn="0" w:lastRowFirstColumn="0" w:lastRowLastColumn="0"/>
            <w:tcW w:w="6790" w:type="dxa"/>
            <w:tcBorders/>
            <w:tcMar/>
          </w:tcPr>
          <w:p w:rsidP="6BCAD749" w14:paraId="06C0CFF3" wp14:textId="02502CB1">
            <w:pPr>
              <w:pStyle w:val="Normal"/>
              <w:widowControl w:val="1"/>
              <w:suppressAutoHyphens w:val="true"/>
              <w:spacing w:before="0" w:after="6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paciente se está registrando por primera vez. Este caso de uso se ejecuta como el paso 5 del registro de pacientes y está incluido en el CU-05.</w:t>
            </w:r>
          </w:p>
        </w:tc>
      </w:tr>
      <w:tr xmlns:wp14="http://schemas.microsoft.com/office/word/2010/wordml" w:rsidTr="6BCAD749" w14:paraId="46545B5A"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32414498"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Datos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22DBE1F5"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Aceptación del aviso de tratamiento de datos (obligatoria), fecha y hora de la autorización (las registra el sistema) y medio por el que se obtuvo (presencial, WhatsApp, correo electrónico, teléfono u otro).</w:t>
            </w:r>
          </w:p>
        </w:tc>
      </w:tr>
      <w:tr xmlns:wp14="http://schemas.microsoft.com/office/word/2010/wordml" w:rsidTr="6BCAD749" w14:paraId="766A99EC"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11D4FE6A"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Flujo principal</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2CCCB16B"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1) En el paso 5 del registro, el sistema muestra el aviso de tratamiento de datos.</w:t>
            </w:r>
          </w:p>
          <w:p w14:paraId="23F408CA"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2) El actor lee el aviso al paciente o a su acudiente.</w:t>
            </w:r>
          </w:p>
          <w:p w14:paraId="5A285E23"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3) Con la aceptación del paciente, el actor marca la autorización.</w:t>
            </w:r>
          </w:p>
          <w:p w14:paraId="562C5921"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4) El sistema registra la fecha y la hora de la autorización.</w:t>
            </w:r>
          </w:p>
          <w:p w14:paraId="727287B3"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5) Al guardar el paciente, el sistema verifica que la autorización esté marcada y la almacena con su registro.</w:t>
            </w:r>
          </w:p>
          <w:p w:rsidP="6D6A8635" w14:paraId="4B6CEDC2" wp14:textId="78707FA2">
            <w:pPr>
              <w:pStyle w:val="Normal"/>
              <w:widowControl w:val="1"/>
              <w:suppressAutoHyphens w:val="true"/>
              <w:spacing w:before="0" w:after="6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 xml:space="preserve">6) El actor registra el medio de la autorización en la pestaña "Consentimiento y datos" del paciente.</w:t>
            </w:r>
          </w:p>
        </w:tc>
      </w:tr>
      <w:tr xmlns:wp14="http://schemas.microsoft.com/office/word/2010/wordml" w:rsidTr="6BCAD749" w14:paraId="234423EE"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2D35BB59"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Flujo alternativo</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5E1BD126"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5a) Sin la autorización, el sistema no permite guardar el registro del paciente.</w:t>
            </w:r>
          </w:p>
        </w:tc>
      </w:tr>
      <w:tr xmlns:wp14="http://schemas.microsoft.com/office/word/2010/wordml" w:rsidTr="6BCAD749" w14:paraId="6E7D2266" wp14:textId="77777777">
        <w:trPr>
          <w:trHeight w:val="300" w:hRule="atLeast"/>
        </w:trPr>
        <w:tc>
          <w:tcPr>
            <w:cnfStyle w:val="001000000000" w:firstRow="0" w:lastRow="0" w:firstColumn="1" w:lastColumn="0" w:oddVBand="0" w:evenVBand="0" w:oddHBand="0" w:evenHBand="0" w:firstRowFirstColumn="0" w:firstRowLastColumn="0" w:lastRowFirstColumn="0" w:lastRowLastColumn="0"/>
            <w:tcW w:w="2560" w:type="dxa"/>
            <w:tcBorders/>
            <w:tcMar/>
          </w:tcPr>
          <w:p w14:paraId="46E7A744" wp14:textId="77777777">
            <w:pPr>
              <w:pStyle w:val="Normal"/>
              <w:widowControl/>
              <w:suppressAutoHyphens w:val="true"/>
              <w:spacing w:before="0" w:after="60" w:line="240" w:lineRule="auto"/>
              <w:ind w:hanging="0"/>
              <w:jc w:val="start"/>
              <w:rPr>
                <w:rFonts w:ascii="Times New Roman" w:hAnsi="Times New Roman"/>
                <w:b/>
                <w:bCs/>
                <w:sz w:val="24"/>
                <w:szCs w:val="24"/>
              </w:rPr>
            </w:pPr>
            <w:r>
              <w:rPr>
                <w:rFonts w:eastAsia="Times New Roman" w:cs="Times New Roman"/>
                <w:b/>
                <w:bCs/>
                <w:color w:val="000000" w:themeColor="text1"/>
                <w:kern w:val="0"/>
                <w:sz w:val="24"/>
                <w:szCs w:val="24"/>
                <w:lang w:eastAsia="es-ES" w:bidi="ar-SA"/>
              </w:rPr>
              <w:t>Postcondiciones</w:t>
            </w:r>
          </w:p>
        </w:tc>
        <w:tc>
          <w:tcPr>
            <w:cnfStyle w:val="000000000000" w:firstRow="0" w:lastRow="0" w:firstColumn="0" w:lastColumn="0" w:oddVBand="0" w:evenVBand="0" w:oddHBand="0" w:evenHBand="0" w:firstRowFirstColumn="0" w:firstRowLastColumn="0" w:lastRowFirstColumn="0" w:lastRowLastColumn="0"/>
            <w:tcW w:w="6790" w:type="dxa"/>
            <w:tcBorders/>
            <w:tcMar/>
          </w:tcPr>
          <w:p w14:paraId="504B2108" wp14:textId="77777777">
            <w:pPr>
              <w:pStyle w:val="Normal"/>
              <w:widowControl/>
              <w:suppressAutoHyphens w:val="true"/>
              <w:spacing w:before="0" w:after="6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color w:val="000000" w:themeColor="text1"/>
                <w:kern w:val="0"/>
                <w:sz w:val="24"/>
                <w:szCs w:val="24"/>
                <w:lang w:eastAsia="es-ES" w:bidi="ar-SA"/>
              </w:rPr>
              <w:t>El paciente queda registrado con su autorización de datos y el soporte de cómo se obtuvo.</w:t>
            </w:r>
          </w:p>
        </w:tc>
      </w:tr>
    </w:tbl>
    <w:p xmlns:wp14="http://schemas.microsoft.com/office/word/2010/wordml" w14:paraId="50F40DEB" wp14:textId="77777777">
      <w:pPr>
        <w:pStyle w:val="Normal"/>
        <w:ind w:hanging="0"/>
        <w:rPr>
          <w:rFonts w:ascii="Times New Roman" w:hAnsi="Times New Roman" w:eastAsia="Times New Roman"/>
          <w:sz w:val="24"/>
          <w:szCs w:val="24"/>
          <w:lang w:val="es-CO"/>
        </w:rPr>
      </w:pPr>
      <w:r>
        <w:rPr>
          <w:rFonts w:eastAsia="Times New Roman"/>
          <w:sz w:val="24"/>
          <w:szCs w:val="24"/>
          <w:lang w:val="es-CO"/>
        </w:rPr>
      </w:r>
    </w:p>
    <w:p xmlns:wp14="http://schemas.microsoft.com/office/word/2010/wordml" w14:paraId="561EF758" wp14:textId="0CF981EF">
      <w:pPr>
        <w:pStyle w:val="Heading2"/>
        <w:spacing w:before="0" w:after="0"/>
        <w:rPr>
          <w:rFonts w:ascii="Times New Roman" w:hAnsi="Times New Roman"/>
          <w:sz w:val="24"/>
          <w:szCs w:val="24"/>
        </w:rPr>
      </w:pPr>
      <w:bookmarkStart w:name="__RefHeading___Toc10963_794851070" w:id="142"/>
      <w:bookmarkStart w:name="_Toc1353138824" w:id="143"/>
      <w:bookmarkStart w:name="_Toc2078063299" w:id="144"/>
      <w:bookmarkStart w:name="bm_4_1_6_Prototipos_de_Interfaz_128" w:id="145"/>
      <w:bookmarkStart w:name="_Toc971865876" w:id="146"/>
      <w:bookmarkEnd w:id="142"/>
      <w:bookmarkEnd w:id="143"/>
      <w:bookmarkEnd w:id="144"/>
      <w:bookmarkEnd w:id="145"/>
      <w:bookmarkEnd w:id="146"/>
      <w:bookmarkStart w:name="_Toc1750193837" w:id="616256491"/>
      <w:r>
        <w:rPr>
          <w:rFonts w:eastAsia="Times New Roman" w:cs="Times New Roman"/>
          <w:sz w:val="24"/>
          <w:szCs w:val="24"/>
        </w:rPr>
        <w:t>3.8 Prototipado de Interfaz de Usuario (UI)</w:t>
      </w:r>
      <w:bookmarkEnd w:id="616256491"/>
    </w:p>
    <w:p xmlns:wp14="http://schemas.microsoft.com/office/word/2010/wordml" w14:paraId="1382DD80" wp14:textId="70C4675C">
      <w:pPr>
        <w:pStyle w:val="Normal"/>
        <w:rPr>
          <w:rFonts w:ascii="Times New Roman" w:hAnsi="Times New Roman"/>
          <w:sz w:val="24"/>
          <w:szCs w:val="24"/>
        </w:rPr>
      </w:pPr>
      <w:r>
        <w:rPr>
          <w:rFonts w:eastAsia="Times New Roman"/>
          <w:sz w:val="24"/>
          <w:szCs w:val="24"/>
        </w:rPr>
        <w:t xml:space="preserve">En esta sección se presentan los prototipos de interfaz desarrollados. Estos mockups fueron elaborados en Figma y representan el diseño preliminar de las pantallas principales del sistema web del consultorio odontológico RAVE. </w:t>
      </w:r>
    </w:p>
    <w:p xmlns:wp14="http://schemas.microsoft.com/office/word/2010/wordml" w:rsidP="6C2EBA1A" w14:paraId="085A8AAE" wp14:textId="58A1601C">
      <w:pPr>
        <w:pStyle w:val="Caption"/>
        <w:keepNext w:val="true"/>
        <w:spacing w:before="240" w:after="0" w:line="480" w:lineRule="auto"/>
        <w:ind/>
        <w:rPr>
          <w:rFonts w:ascii="Times New Roman" w:hAnsi="Times New Roman"/>
          <w:sz w:val="24"/>
          <w:szCs w:val="24"/>
        </w:rPr>
      </w:pPr>
      <w:bookmarkStart w:name="_Toc231036772" w:id="147"/>
      <w:bookmarkStart w:name="bm_Ilustraci_n_3_Prototipo_de_acceso_a_1" w:id="148"/>
      <w:bookmarkEnd w:id="147"/>
      <w:bookmarkEnd w:id="148"/>
      <w:r>
        <w:rPr>
          <w:rFonts w:eastAsia="Times New Roman"/>
          <w:b w:val="1"/>
          <w:bCs w:val="1"/>
          <w:sz w:val="24"/>
          <w:szCs w:val="24"/>
        </w:rPr>
        <w:t>Figura 3</w:t>
      </w:r>
    </w:p>
    <w:p xmlns:wp14="http://schemas.microsoft.com/office/word/2010/wordml" w14:paraId="22432E75" wp14:textId="77777777">
      <w:pPr>
        <w:pStyle w:val="Caption"/>
        <w:keepNext w:val="true"/>
        <w:spacing w:before="0" w:after="0" w:line="480" w:lineRule="auto"/>
        <w:ind w:hanging="0"/>
        <w:jc w:val="start"/>
        <w:rPr>
          <w:rFonts w:ascii="Times New Roman" w:hAnsi="Times New Roman"/>
          <w:sz w:val="24"/>
          <w:szCs w:val="24"/>
        </w:rPr>
      </w:pPr>
      <w:r>
        <w:rPr>
          <w:rFonts w:eastAsia="Times New Roman"/>
          <w:i/>
          <w:iCs/>
          <w:sz w:val="24"/>
          <w:szCs w:val="24"/>
        </w:rPr>
        <w:t>Prototipo de acceso al sistema</w:t>
      </w:r>
    </w:p>
    <w:p w:rsidR="6C2EBA1A" w:rsidP="6C2EBA1A" w:rsidRDefault="6C2EBA1A" w14:paraId="3E26FE48" w14:textId="7D0AFAF8">
      <w:pPr>
        <w:pStyle w:val="Normal"/>
        <w:spacing w:before="240" w:after="240"/>
        <w:ind w:hanging="0"/>
      </w:pPr>
      <w:r>
        <w:drawing>
          <wp:inline wp14:editId="005F8B3B" wp14:anchorId="51E55E6C">
            <wp:extent cx="4724400" cy="2442887"/>
            <wp:effectExtent l="0" t="0" r="0" b="0"/>
            <wp:docPr id="4" name="Imagen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 name="Imagen5"/>
                    <pic:cNvPicPr>
                      <a:picLocks noChangeAspect="1" noChangeArrowheads="1"/>
                    </pic:cNvPicPr>
                  </pic:nvPicPr>
                  <pic:blipFill>
                    <a:blip xmlns:r="http://schemas.openxmlformats.org/officeDocument/2006/relationships" r:embed="rId5"/>
                    <a:stretch>
                      <a:fillRect/>
                    </a:stretch>
                  </pic:blipFill>
                  <pic:spPr bwMode="auto">
                    <a:xfrm rot="0">
                      <a:off x="0" y="0"/>
                      <a:ext cx="4724400" cy="2442887"/>
                    </a:xfrm>
                    <a:prstGeom prst="rect">
                      <a:avLst/>
                    </a:prstGeom>
                    <a:noFill/>
                  </pic:spPr>
                </pic:pic>
              </a:graphicData>
            </a:graphic>
          </wp:inline>
        </w:drawing>
        <w:br/>
      </w:r>
      <w:r>
        <w:rPr>
          <w:rFonts w:eastAsia="Times New Roman"/>
          <w:i w:val="1"/>
          <w:iCs w:val="1"/>
          <w:sz w:val="24"/>
          <w:szCs w:val="24"/>
        </w:rPr>
        <w:t>Nota.</w:t>
      </w:r>
      <w:r>
        <w:rPr>
          <w:rFonts w:eastAsia="Times New Roman"/>
          <w:sz w:val="24"/>
          <w:szCs w:val="24"/>
        </w:rPr>
        <w:t xml:space="preserve"> Prototipo de la pantalla de inicio de sesión del sistema web RAVE. La interfaz permite que los usuarios ingresen usando correo electrónico y contraseña. Incluye opciones para recordar la sesión, recuperar la contraseña y entrar con una cuenta de Google. El diseño muestra la identidad visual del consultorio con el logotipo, los colores azul oscuro y dorado, y una composición que divide la presentación institucional y el formulario de autenticación. Elaboración propia.</w:t>
      </w:r>
    </w:p>
    <w:p xmlns:wp14="http://schemas.microsoft.com/office/word/2010/wordml" w14:paraId="6BB9415C" wp14:textId="77777777">
      <w:pPr>
        <w:pStyle w:val="Caption"/>
        <w:keepNext w:val="true"/>
        <w:spacing w:before="240" w:after="0" w:line="480" w:lineRule="auto"/>
        <w:ind w:hanging="0"/>
        <w:jc w:val="start"/>
        <w:rPr>
          <w:rFonts w:ascii="Times New Roman" w:hAnsi="Times New Roman"/>
          <w:sz w:val="24"/>
          <w:szCs w:val="24"/>
        </w:rPr>
      </w:pPr>
      <w:bookmarkStart w:name="_Toc231036773" w:id="149"/>
      <w:bookmarkStart w:name="bm_Ilustraci_n_4_Prototipo_del_m_dulo__1" w:id="150"/>
      <w:bookmarkEnd w:id="149"/>
      <w:bookmarkEnd w:id="150"/>
      <w:r>
        <w:rPr>
          <w:rFonts w:eastAsia="Times New Roman"/>
          <w:b/>
          <w:bCs/>
          <w:sz w:val="24"/>
          <w:szCs w:val="24"/>
        </w:rPr>
        <w:t>Figura 4</w:t>
      </w:r>
    </w:p>
    <w:p xmlns:wp14="http://schemas.microsoft.com/office/word/2010/wordml" w14:paraId="173D2879" wp14:textId="77777777">
      <w:pPr>
        <w:pStyle w:val="Caption"/>
        <w:keepNext w:val="true"/>
        <w:spacing w:before="0" w:after="0" w:line="480" w:lineRule="auto"/>
        <w:ind w:hanging="0"/>
        <w:jc w:val="start"/>
        <w:rPr>
          <w:rFonts w:ascii="Times New Roman" w:hAnsi="Times New Roman"/>
          <w:sz w:val="24"/>
          <w:szCs w:val="24"/>
        </w:rPr>
      </w:pPr>
      <w:r>
        <w:rPr>
          <w:rFonts w:eastAsia="Times New Roman"/>
          <w:i/>
          <w:iCs/>
          <w:sz w:val="24"/>
          <w:szCs w:val="24"/>
        </w:rPr>
        <w:t>Prototipo del módulo de doctores y usuarios</w:t>
      </w:r>
    </w:p>
    <w:p xmlns:wp14="http://schemas.microsoft.com/office/word/2010/wordml" w:rsidP="6C2EBA1A" w14:paraId="7393E4F8" wp14:textId="096EBD65">
      <w:pPr>
        <w:pStyle w:val="Normal"/>
        <w:spacing w:before="240" w:after="240"/>
        <w:ind w:hanging="0"/>
      </w:pPr>
      <w:r>
        <w:drawing>
          <wp:inline xmlns:wp14="http://schemas.microsoft.com/office/word/2010/wordprocessingDrawing" wp14:editId="2994B540" wp14:anchorId="2B9AC46D">
            <wp:extent cx="6172200" cy="3752850"/>
            <wp:effectExtent l="0" t="0" r="0" b="0"/>
            <wp:docPr id="5" name="Imagen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 name="Imagen6"/>
                    <pic:cNvPicPr>
                      <a:picLocks noChangeAspect="1" noChangeArrowheads="1"/>
                    </pic:cNvPicPr>
                  </pic:nvPicPr>
                  <pic:blipFill>
                    <a:blip xmlns:r="http://schemas.openxmlformats.org/officeDocument/2006/relationships" r:embed="rId6"/>
                    <a:stretch>
                      <a:fillRect/>
                    </a:stretch>
                  </pic:blipFill>
                  <pic:spPr bwMode="auto">
                    <a:xfrm>
                      <a:off x="0" y="0"/>
                      <a:ext cx="6172200" cy="3752850"/>
                    </a:xfrm>
                    <a:prstGeom prst="rect">
                      <a:avLst/>
                    </a:prstGeom>
                    <a:noFill/>
                  </pic:spPr>
                </pic:pic>
              </a:graphicData>
            </a:graphic>
          </wp:inline>
        </w:drawing>
      </w:r>
      <w:r>
        <w:rPr>
          <w:rFonts w:eastAsia="Times New Roman"/>
          <w:i w:val="1"/>
          <w:iCs w:val="1"/>
          <w:sz w:val="24"/>
          <w:szCs w:val="24"/>
        </w:rPr>
        <w:t>Nota.</w:t>
      </w:r>
      <w:r>
        <w:rPr>
          <w:rFonts w:eastAsia="Times New Roman"/>
          <w:sz w:val="24"/>
          <w:szCs w:val="24"/>
        </w:rPr>
        <w:t xml:space="preserve"> Prototipo del módulo administrativo de doctores y usuarios. La interfaz muestra usuarios autorizados, administradores y perfiles activos. También incluye un formulario para asignar roles y consultar los permisos de cada tipo de usuario. En la tabla de abajo se ven los usuarios registrados con información de nombre, correo, rol, estado, perfil y acciones como editar o desactivar. Elaboración propia.</w:t>
      </w:r>
    </w:p>
    <w:p xmlns:wp14="http://schemas.microsoft.com/office/word/2010/wordml" w14:paraId="7E148EFF" wp14:textId="77777777">
      <w:pPr>
        <w:pStyle w:val="Caption"/>
        <w:keepNext w:val="true"/>
        <w:spacing w:before="240" w:after="0" w:line="480" w:lineRule="auto"/>
        <w:ind w:hanging="0"/>
        <w:jc w:val="start"/>
        <w:rPr>
          <w:rFonts w:ascii="Times New Roman" w:hAnsi="Times New Roman"/>
          <w:sz w:val="24"/>
          <w:szCs w:val="24"/>
        </w:rPr>
      </w:pPr>
      <w:bookmarkStart w:name="_Toc231036774" w:id="151"/>
      <w:bookmarkStart w:name="bm_Ilustraci_n_5_Prototipo_del_m_dulo__1" w:id="152"/>
      <w:bookmarkEnd w:id="151"/>
      <w:bookmarkEnd w:id="152"/>
      <w:r>
        <w:rPr>
          <w:rFonts w:eastAsia="Times New Roman"/>
          <w:b/>
          <w:bCs/>
          <w:sz w:val="24"/>
          <w:szCs w:val="24"/>
        </w:rPr>
        <w:t>Figura 5</w:t>
      </w:r>
    </w:p>
    <w:p xmlns:wp14="http://schemas.microsoft.com/office/word/2010/wordml" w14:paraId="5B8CDBFF" wp14:textId="77777777">
      <w:pPr>
        <w:pStyle w:val="Caption"/>
        <w:keepNext w:val="true"/>
        <w:spacing w:before="0" w:after="0" w:line="480" w:lineRule="auto"/>
        <w:ind w:hanging="0"/>
        <w:jc w:val="start"/>
        <w:rPr>
          <w:rFonts w:ascii="Times New Roman" w:hAnsi="Times New Roman"/>
          <w:sz w:val="24"/>
          <w:szCs w:val="24"/>
        </w:rPr>
      </w:pPr>
      <w:r>
        <w:rPr>
          <w:rFonts w:eastAsia="Times New Roman"/>
          <w:i/>
          <w:iCs/>
          <w:sz w:val="24"/>
          <w:szCs w:val="24"/>
        </w:rPr>
        <w:t>Prototipo del módulo de laboratorio</w:t>
      </w:r>
    </w:p>
    <w:p xmlns:wp14="http://schemas.microsoft.com/office/word/2010/wordml" w14:paraId="1A81F0B1" wp14:textId="77777777">
      <w:pPr>
        <w:pStyle w:val="Normal"/>
        <w:spacing w:before="240" w:after="240"/>
        <w:ind w:start="708" w:hanging="0"/>
        <w:rPr>
          <w:rFonts w:ascii="Times New Roman" w:hAnsi="Times New Roman"/>
          <w:sz w:val="24"/>
          <w:szCs w:val="24"/>
        </w:rPr>
      </w:pPr>
      <w:r>
        <w:rPr/>
        <w:drawing>
          <wp:inline xmlns:wp14="http://schemas.microsoft.com/office/word/2010/wordprocessingDrawing" distT="0" distB="0" distL="0" distR="0" wp14:anchorId="5F03AF1A" wp14:editId="7777777">
            <wp:extent cx="5943600" cy="3705225"/>
            <wp:effectExtent l="0" t="0" r="0" b="0"/>
            <wp:docPr id="6"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7"/>
                    <pic:cNvPicPr>
                      <a:picLocks noChangeAspect="1" noChangeArrowheads="1"/>
                    </pic:cNvPicPr>
                  </pic:nvPicPr>
                  <pic:blipFill>
                    <a:blip r:embed="rId7"/>
                    <a:stretch>
                      <a:fillRect/>
                    </a:stretch>
                  </pic:blipFill>
                  <pic:spPr bwMode="auto">
                    <a:xfrm>
                      <a:off x="0" y="0"/>
                      <a:ext cx="5943600" cy="3705225"/>
                    </a:xfrm>
                    <a:prstGeom prst="rect">
                      <a:avLst/>
                    </a:prstGeom>
                    <a:noFill/>
                  </pic:spPr>
                </pic:pic>
              </a:graphicData>
            </a:graphic>
          </wp:inline>
        </w:drawing>
      </w:r>
    </w:p>
    <w:p xmlns:wp14="http://schemas.microsoft.com/office/word/2010/wordml" w14:paraId="6197C768" wp14:textId="77777777">
      <w:pPr>
        <w:pStyle w:val="Normal"/>
        <w:spacing w:before="240" w:after="240"/>
        <w:ind w:hanging="0"/>
        <w:jc w:val="start"/>
        <w:rPr>
          <w:rFonts w:ascii="Times New Roman" w:hAnsi="Times New Roman"/>
          <w:sz w:val="24"/>
          <w:szCs w:val="24"/>
        </w:rPr>
      </w:pPr>
      <w:r>
        <w:rPr>
          <w:rFonts w:eastAsia="Times New Roman"/>
          <w:i/>
          <w:iCs/>
          <w:sz w:val="24"/>
          <w:szCs w:val="24"/>
        </w:rPr>
        <w:t>Nota.</w:t>
      </w:r>
      <w:r>
        <w:rPr>
          <w:rFonts w:eastAsia="Times New Roman"/>
          <w:sz w:val="24"/>
          <w:szCs w:val="24"/>
        </w:rPr>
        <w:t xml:space="preserve"> Prototipo del módulo de laboratorio dental. La interfaz permite hacer seguimiento a los trabajos enviados a laboratorio, mostrando indicadores de trabajos pendientes, en proceso y entregados. Incluye un formulario para registrar un nuevo trabajo con información del paciente, tipo de trabajo, laboratorio y fecha de entrega. Asimismo, presenta una tabla de trabajos activos con datos del paciente, procedimiento, laboratorio, fecha de entrega, estado y acciones de actualización. Elaboración propia.</w:t>
      </w:r>
    </w:p>
    <w:p xmlns:wp14="http://schemas.microsoft.com/office/word/2010/wordml" w14:paraId="4F16F4F0" wp14:textId="77777777">
      <w:pPr>
        <w:pStyle w:val="Caption"/>
        <w:keepNext w:val="true"/>
        <w:spacing w:before="240" w:after="0" w:line="480" w:lineRule="auto"/>
        <w:ind w:hanging="0"/>
        <w:jc w:val="start"/>
        <w:rPr>
          <w:rFonts w:ascii="Times New Roman" w:hAnsi="Times New Roman"/>
          <w:sz w:val="24"/>
          <w:szCs w:val="24"/>
        </w:rPr>
      </w:pPr>
      <w:bookmarkStart w:name="_Toc231036775" w:id="153"/>
      <w:bookmarkStart w:name="bm_Ilustraci_n_6_Prototipo_del_calenda_1" w:id="154"/>
      <w:bookmarkEnd w:id="153"/>
      <w:bookmarkEnd w:id="154"/>
      <w:r>
        <w:rPr>
          <w:rFonts w:eastAsia="Times New Roman"/>
          <w:b/>
          <w:bCs/>
          <w:sz w:val="24"/>
          <w:szCs w:val="24"/>
        </w:rPr>
        <w:t>Figura 6</w:t>
      </w:r>
    </w:p>
    <w:p xmlns:wp14="http://schemas.microsoft.com/office/word/2010/wordml" w14:paraId="6DD3D4F9" wp14:textId="77777777">
      <w:pPr>
        <w:pStyle w:val="Caption"/>
        <w:keepNext w:val="true"/>
        <w:spacing w:before="0" w:after="0" w:line="480" w:lineRule="auto"/>
        <w:ind w:hanging="0"/>
        <w:jc w:val="start"/>
        <w:rPr>
          <w:rFonts w:ascii="Times New Roman" w:hAnsi="Times New Roman"/>
          <w:sz w:val="24"/>
          <w:szCs w:val="24"/>
        </w:rPr>
      </w:pPr>
      <w:r>
        <w:rPr>
          <w:rFonts w:eastAsia="Times New Roman"/>
          <w:i/>
          <w:iCs/>
          <w:sz w:val="24"/>
          <w:szCs w:val="24"/>
        </w:rPr>
        <w:t>Prototipo del calendario de citas</w:t>
      </w:r>
    </w:p>
    <w:p xmlns:wp14="http://schemas.microsoft.com/office/word/2010/wordml" w:rsidP="6C2EBA1A" w14:paraId="3EFF6B99" wp14:textId="36D1174A">
      <w:pPr>
        <w:pStyle w:val="Normal"/>
        <w:spacing w:before="240" w:after="240"/>
        <w:ind w:hanging="0"/>
        <w:rPr>
          <w:rFonts w:ascii="Times New Roman" w:hAnsi="Times New Roman"/>
          <w:sz w:val="24"/>
          <w:szCs w:val="24"/>
        </w:rPr>
      </w:pPr>
      <w:r>
        <w:drawing>
          <wp:inline xmlns:wp14="http://schemas.microsoft.com/office/word/2010/wordprocessingDrawing" wp14:editId="5E7CE9A4" wp14:anchorId="57558265">
            <wp:extent cx="5943600" cy="3714750"/>
            <wp:effectExtent l="0" t="0" r="0" b="0"/>
            <wp:docPr id="7" name="Imagen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 name="Imagen8"/>
                    <pic:cNvPicPr>
                      <a:picLocks noChangeAspect="1" noChangeArrowheads="1"/>
                    </pic:cNvPicPr>
                  </pic:nvPicPr>
                  <pic:blipFill>
                    <a:blip xmlns:r="http://schemas.openxmlformats.org/officeDocument/2006/relationships" r:embed="rId8"/>
                    <a:stretch>
                      <a:fillRect/>
                    </a:stretch>
                  </pic:blipFill>
                  <pic:spPr bwMode="auto">
                    <a:xfrm>
                      <a:off x="0" y="0"/>
                      <a:ext cx="5943600" cy="3714750"/>
                    </a:xfrm>
                    <a:prstGeom prst="rect">
                      <a:avLst/>
                    </a:prstGeom>
                    <a:noFill/>
                  </pic:spPr>
                </pic:pic>
              </a:graphicData>
            </a:graphic>
          </wp:inline>
        </w:drawing>
      </w:r>
      <w:r>
        <w:rPr>
          <w:rFonts w:eastAsia="Times New Roman"/>
          <w:i w:val="1"/>
          <w:iCs w:val="1"/>
          <w:sz w:val="24"/>
          <w:szCs w:val="24"/>
        </w:rPr>
        <w:t>Nota.</w:t>
      </w:r>
      <w:r>
        <w:rPr>
          <w:rFonts w:eastAsia="Times New Roman"/>
          <w:sz w:val="24"/>
          <w:szCs w:val="24"/>
        </w:rPr>
        <w:t xml:space="preserve"> Prototipo del módulo de calendario de citas. La interfaz permite visualizar la programación mensual del consultorio, con controles para navegar entre fechas y cambiar la vista entre mes, semana, día y agenda. También incorpora el botón de nueva cita y eventos programados dentro de la cuadrícula del calendario, facilitando la identificación rápida de pacientes y procedimientos agendados. Elaboración propia.</w:t>
      </w:r>
    </w:p>
    <w:p xmlns:wp14="http://schemas.microsoft.com/office/word/2010/wordml" w14:paraId="3C92EA0F" wp14:textId="77777777">
      <w:pPr>
        <w:pStyle w:val="Caption"/>
        <w:keepNext w:val="true"/>
        <w:spacing w:before="240" w:after="0" w:line="480" w:lineRule="auto"/>
        <w:ind w:hanging="0"/>
        <w:jc w:val="start"/>
        <w:rPr>
          <w:rFonts w:ascii="Times New Roman" w:hAnsi="Times New Roman"/>
          <w:sz w:val="24"/>
          <w:szCs w:val="24"/>
        </w:rPr>
      </w:pPr>
      <w:bookmarkStart w:name="bm_Ilustraci_n_7_Prototipo_del_formula_1" w:id="155"/>
      <w:bookmarkEnd w:id="155"/>
      <w:r>
        <w:rPr>
          <w:rFonts w:eastAsia="Times New Roman"/>
          <w:b/>
          <w:bCs/>
          <w:sz w:val="24"/>
          <w:szCs w:val="24"/>
        </w:rPr>
        <w:t>Figura 7</w:t>
      </w:r>
    </w:p>
    <w:p xmlns:wp14="http://schemas.microsoft.com/office/word/2010/wordml" w14:paraId="7531FE16" wp14:textId="77777777">
      <w:pPr>
        <w:pStyle w:val="Caption"/>
        <w:keepNext w:val="true"/>
        <w:spacing w:before="0" w:after="0" w:line="480" w:lineRule="auto"/>
        <w:ind w:hanging="0"/>
        <w:jc w:val="start"/>
        <w:rPr>
          <w:rFonts w:ascii="Times New Roman" w:hAnsi="Times New Roman"/>
          <w:sz w:val="24"/>
          <w:szCs w:val="24"/>
        </w:rPr>
      </w:pPr>
      <w:r>
        <w:rPr>
          <w:rFonts w:eastAsia="Times New Roman"/>
          <w:i/>
          <w:iCs/>
          <w:sz w:val="24"/>
          <w:szCs w:val="24"/>
        </w:rPr>
        <w:t>Prototipo del formulario emergente de nueva cita</w:t>
      </w:r>
    </w:p>
    <w:p xmlns:wp14="http://schemas.microsoft.com/office/word/2010/wordml" w14:paraId="56EE48EE" wp14:textId="77777777">
      <w:pPr>
        <w:pStyle w:val="Normal"/>
        <w:spacing w:before="240" w:after="240"/>
        <w:ind w:start="720" w:hanging="0"/>
        <w:rPr>
          <w:rFonts w:ascii="Times New Roman" w:hAnsi="Times New Roman"/>
          <w:sz w:val="24"/>
          <w:szCs w:val="24"/>
        </w:rPr>
      </w:pPr>
      <w:r>
        <w:rPr/>
        <w:drawing>
          <wp:inline xmlns:wp14="http://schemas.microsoft.com/office/word/2010/wordprocessingDrawing" distT="0" distB="0" distL="0" distR="0" wp14:anchorId="70F48009" wp14:editId="7777777">
            <wp:extent cx="5943600" cy="3705225"/>
            <wp:effectExtent l="0" t="0" r="0" b="0"/>
            <wp:docPr id="8"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9"/>
                    <pic:cNvPicPr>
                      <a:picLocks noChangeAspect="1" noChangeArrowheads="1"/>
                    </pic:cNvPicPr>
                  </pic:nvPicPr>
                  <pic:blipFill>
                    <a:blip r:embed="rId9"/>
                    <a:stretch>
                      <a:fillRect/>
                    </a:stretch>
                  </pic:blipFill>
                  <pic:spPr bwMode="auto">
                    <a:xfrm>
                      <a:off x="0" y="0"/>
                      <a:ext cx="5943600" cy="3705225"/>
                    </a:xfrm>
                    <a:prstGeom prst="rect">
                      <a:avLst/>
                    </a:prstGeom>
                    <a:noFill/>
                  </pic:spPr>
                </pic:pic>
              </a:graphicData>
            </a:graphic>
          </wp:inline>
        </w:drawing>
      </w:r>
    </w:p>
    <w:p xmlns:wp14="http://schemas.microsoft.com/office/word/2010/wordml" w:rsidP="6C2EBA1A" w14:paraId="42495C78" wp14:textId="78242574">
      <w:pPr>
        <w:pStyle w:val="Normal"/>
        <w:spacing w:before="240" w:after="240"/>
        <w:ind w:hanging="0"/>
      </w:pPr>
      <w:r>
        <w:rPr>
          <w:rFonts w:eastAsia="Times New Roman"/>
          <w:i w:val="1"/>
          <w:iCs w:val="1"/>
          <w:sz w:val="24"/>
          <w:szCs w:val="24"/>
        </w:rPr>
        <w:t>Nota.</w:t>
      </w:r>
      <w:r>
        <w:rPr>
          <w:rFonts w:eastAsia="Times New Roman"/>
          <w:sz w:val="24"/>
          <w:szCs w:val="24"/>
        </w:rPr>
        <w:t xml:space="preserve"> Prototipo del formulario emergente para el registro de una nueva cita odontológica. El diseño aparece como una ventana modal sobre el calendario. El fondo se ve atenuado para que el usuario se enfoque en el formulario. Elaboración propia.</w:t>
      </w:r>
    </w:p>
    <w:p xmlns:wp14="http://schemas.microsoft.com/office/word/2010/wordml" w14:paraId="0C813913" wp14:textId="77777777">
      <w:pPr>
        <w:pStyle w:val="Caption"/>
        <w:keepNext w:val="true"/>
        <w:spacing w:before="240" w:after="0" w:line="480" w:lineRule="auto"/>
        <w:ind w:hanging="0"/>
        <w:jc w:val="start"/>
        <w:rPr>
          <w:rFonts w:ascii="Times New Roman" w:hAnsi="Times New Roman"/>
          <w:sz w:val="24"/>
          <w:szCs w:val="24"/>
        </w:rPr>
      </w:pPr>
      <w:bookmarkStart w:name="bm_Ilustraci_n_8_Prototipo_del_m_dulo__1" w:id="156"/>
      <w:bookmarkEnd w:id="156"/>
      <w:r>
        <w:rPr>
          <w:rFonts w:eastAsia="Times New Roman"/>
          <w:b/>
          <w:bCs/>
          <w:sz w:val="24"/>
          <w:szCs w:val="24"/>
        </w:rPr>
        <w:t>Figura 8</w:t>
      </w:r>
    </w:p>
    <w:p xmlns:wp14="http://schemas.microsoft.com/office/word/2010/wordml" w14:paraId="2D60B9A5" wp14:textId="77777777">
      <w:pPr>
        <w:pStyle w:val="Caption"/>
        <w:keepNext w:val="true"/>
        <w:spacing w:before="0" w:after="0" w:line="480" w:lineRule="auto"/>
        <w:ind w:hanging="0"/>
        <w:jc w:val="start"/>
        <w:rPr>
          <w:rFonts w:ascii="Times New Roman" w:hAnsi="Times New Roman"/>
          <w:sz w:val="24"/>
          <w:szCs w:val="24"/>
        </w:rPr>
      </w:pPr>
      <w:r>
        <w:rPr>
          <w:rFonts w:eastAsia="Times New Roman"/>
          <w:i/>
          <w:iCs/>
          <w:sz w:val="24"/>
          <w:szCs w:val="24"/>
        </w:rPr>
        <w:t>Prototipo del módulo de agendamiento de cita</w:t>
      </w:r>
    </w:p>
    <w:p xmlns:wp14="http://schemas.microsoft.com/office/word/2010/wordml" w14:paraId="2908EB2C" wp14:textId="77777777">
      <w:pPr>
        <w:pStyle w:val="Normal"/>
        <w:keepNext w:val="true"/>
        <w:ind w:hanging="0"/>
        <w:rPr>
          <w:rFonts w:ascii="Times New Roman" w:hAnsi="Times New Roman"/>
          <w:sz w:val="24"/>
          <w:szCs w:val="24"/>
        </w:rPr>
      </w:pPr>
      <w:r>
        <w:rPr/>
        <w:drawing>
          <wp:inline xmlns:wp14="http://schemas.microsoft.com/office/word/2010/wordprocessingDrawing" distT="0" distB="0" distL="0" distR="0" wp14:anchorId="53ADE499" wp14:editId="7777777">
            <wp:extent cx="5943600" cy="3495675"/>
            <wp:effectExtent l="0" t="0" r="0" b="0"/>
            <wp:docPr id="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5"/>
                    <pic:cNvPicPr>
                      <a:picLocks noChangeAspect="1" noChangeArrowheads="1"/>
                    </pic:cNvPicPr>
                  </pic:nvPicPr>
                  <pic:blipFill>
                    <a:blip r:embed="rId10"/>
                    <a:stretch>
                      <a:fillRect/>
                    </a:stretch>
                  </pic:blipFill>
                  <pic:spPr bwMode="auto">
                    <a:xfrm>
                      <a:off x="0" y="0"/>
                      <a:ext cx="5943600" cy="3495675"/>
                    </a:xfrm>
                    <a:prstGeom prst="rect">
                      <a:avLst/>
                    </a:prstGeom>
                    <a:noFill/>
                  </pic:spPr>
                </pic:pic>
              </a:graphicData>
            </a:graphic>
          </wp:inline>
        </w:drawing>
      </w:r>
    </w:p>
    <w:p xmlns:wp14="http://schemas.microsoft.com/office/word/2010/wordml" w:rsidP="6C2EBA1A" w14:paraId="32CFB55C" wp14:textId="2F8DD1E4">
      <w:pPr>
        <w:pStyle w:val="Normal"/>
        <w:keepNext w:val="1"/>
        <w:ind w:hanging="0"/>
      </w:pPr>
      <w:r>
        <w:rPr>
          <w:rFonts w:eastAsia="Times New Roman"/>
          <w:i w:val="1"/>
          <w:iCs w:val="1"/>
          <w:sz w:val="24"/>
          <w:szCs w:val="24"/>
        </w:rPr>
        <w:t>Nota.</w:t>
      </w:r>
      <w:r>
        <w:rPr>
          <w:rFonts w:eastAsia="Times New Roman"/>
          <w:sz w:val="24"/>
          <w:szCs w:val="24"/>
        </w:rPr>
        <w:t xml:space="preserve"> Prototipo del módulo para agendar citas. La pantalla muestra información general sobre la conexión al calendario, la hora de inicio y la fecha elegida. También tiene una sección con los datos de la cita, que incluye campos para paciente, documento, servicio y fecha. Esto permite organizar la información necesaria para registrar y programar la atención odontológica. Elaboración propia.</w:t>
      </w:r>
    </w:p>
    <w:p xmlns:wp14="http://schemas.microsoft.com/office/word/2010/wordml" w14:paraId="121FD38A" wp14:textId="77777777">
      <w:pPr>
        <w:pStyle w:val="Normal"/>
        <w:keepNext w:val="true"/>
        <w:rPr>
          <w:rFonts w:ascii="Times New Roman" w:hAnsi="Times New Roman" w:eastAsia="Times New Roman"/>
          <w:sz w:val="24"/>
          <w:szCs w:val="24"/>
        </w:rPr>
      </w:pPr>
    </w:p>
    <w:p w:rsidR="6C2EBA1A" w:rsidP="6C2EBA1A" w:rsidRDefault="6C2EBA1A" w14:paraId="2B647418" w14:textId="67C139F2">
      <w:pPr>
        <w:pStyle w:val="Caption"/>
        <w:keepNext w:val="1"/>
        <w:spacing w:before="240" w:after="0" w:line="480" w:lineRule="auto"/>
        <w:ind w:hanging="0"/>
        <w:rPr>
          <w:rFonts w:eastAsia="Times New Roman"/>
          <w:b w:val="1"/>
          <w:bCs w:val="1"/>
          <w:sz w:val="24"/>
          <w:szCs w:val="24"/>
        </w:rPr>
      </w:pPr>
    </w:p>
    <w:p w:rsidR="6C2EBA1A" w:rsidP="6C2EBA1A" w:rsidRDefault="6C2EBA1A" w14:paraId="614C37AA" w14:textId="14EF7D3B">
      <w:pPr>
        <w:pStyle w:val="Caption"/>
        <w:keepNext w:val="1"/>
        <w:spacing w:before="240" w:after="0" w:line="480" w:lineRule="auto"/>
        <w:ind w:hanging="0"/>
        <w:rPr>
          <w:rFonts w:eastAsia="Times New Roman"/>
          <w:b w:val="1"/>
          <w:bCs w:val="1"/>
          <w:sz w:val="24"/>
          <w:szCs w:val="24"/>
        </w:rPr>
      </w:pPr>
    </w:p>
    <w:p xmlns:wp14="http://schemas.microsoft.com/office/word/2010/wordml" w14:paraId="0E974BB8" wp14:textId="77777777">
      <w:pPr>
        <w:pStyle w:val="Caption"/>
        <w:keepNext w:val="true"/>
        <w:spacing w:before="240" w:after="0" w:line="480" w:lineRule="auto"/>
        <w:ind w:hanging="0"/>
        <w:jc w:val="start"/>
        <w:rPr>
          <w:rFonts w:ascii="Times New Roman" w:hAnsi="Times New Roman"/>
          <w:sz w:val="24"/>
          <w:szCs w:val="24"/>
        </w:rPr>
      </w:pPr>
      <w:bookmarkStart w:name="bm_Ilustraci_n_9_Prototipo_del_m_dulo__1" w:id="157"/>
      <w:bookmarkEnd w:id="157"/>
      <w:r>
        <w:rPr>
          <w:rFonts w:eastAsia="Times New Roman"/>
          <w:b/>
          <w:bCs/>
          <w:sz w:val="24"/>
          <w:szCs w:val="24"/>
        </w:rPr>
        <w:t>Figura 9</w:t>
      </w:r>
    </w:p>
    <w:p xmlns:wp14="http://schemas.microsoft.com/office/word/2010/wordml" w14:paraId="566B9804" wp14:textId="77777777">
      <w:pPr>
        <w:pStyle w:val="Caption"/>
        <w:keepNext w:val="true"/>
        <w:spacing w:before="0" w:after="0" w:line="480" w:lineRule="auto"/>
        <w:ind w:hanging="0"/>
        <w:jc w:val="start"/>
        <w:rPr>
          <w:rFonts w:ascii="Times New Roman" w:hAnsi="Times New Roman"/>
          <w:sz w:val="24"/>
          <w:szCs w:val="24"/>
        </w:rPr>
      </w:pPr>
      <w:r>
        <w:rPr>
          <w:rFonts w:eastAsia="Times New Roman"/>
          <w:i/>
          <w:iCs/>
          <w:sz w:val="24"/>
          <w:szCs w:val="24"/>
        </w:rPr>
        <w:t>Prototipo del módulo de historias clínicas</w:t>
      </w:r>
    </w:p>
    <w:p xmlns:wp14="http://schemas.microsoft.com/office/word/2010/wordml" w14:paraId="1FE2DD96" wp14:textId="77777777">
      <w:pPr>
        <w:pStyle w:val="Normal"/>
        <w:spacing w:before="240" w:after="240"/>
        <w:ind w:start="720" w:hanging="0"/>
        <w:rPr>
          <w:rFonts w:ascii="Times New Roman" w:hAnsi="Times New Roman"/>
          <w:sz w:val="24"/>
          <w:szCs w:val="24"/>
        </w:rPr>
      </w:pPr>
      <w:r>
        <w:rPr/>
        <w:drawing>
          <wp:inline xmlns:wp14="http://schemas.microsoft.com/office/word/2010/wordprocessingDrawing" distT="0" distB="0" distL="0" distR="0" wp14:anchorId="3B3A3C89" wp14:editId="7777777">
            <wp:extent cx="5943600" cy="3467100"/>
            <wp:effectExtent l="0" t="0" r="0" b="0"/>
            <wp:docPr id="10" name="Imag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0"/>
                    <pic:cNvPicPr>
                      <a:picLocks noChangeAspect="1" noChangeArrowheads="1"/>
                    </pic:cNvPicPr>
                  </pic:nvPicPr>
                  <pic:blipFill>
                    <a:blip r:embed="rId11"/>
                    <a:stretch>
                      <a:fillRect/>
                    </a:stretch>
                  </pic:blipFill>
                  <pic:spPr bwMode="auto">
                    <a:xfrm>
                      <a:off x="0" y="0"/>
                      <a:ext cx="5943600" cy="3467100"/>
                    </a:xfrm>
                    <a:prstGeom prst="rect">
                      <a:avLst/>
                    </a:prstGeom>
                    <a:noFill/>
                  </pic:spPr>
                </pic:pic>
              </a:graphicData>
            </a:graphic>
          </wp:inline>
        </w:drawing>
      </w:r>
    </w:p>
    <w:p xmlns:wp14="http://schemas.microsoft.com/office/word/2010/wordml" w:rsidP="6C2EBA1A" w14:paraId="7F160A20" wp14:textId="2480F235">
      <w:pPr>
        <w:pStyle w:val="Normal"/>
        <w:spacing w:before="240" w:after="240"/>
        <w:ind w:hanging="0"/>
      </w:pPr>
      <w:r>
        <w:rPr>
          <w:rFonts w:eastAsia="Times New Roman"/>
          <w:i w:val="1"/>
          <w:iCs w:val="1"/>
          <w:sz w:val="24"/>
          <w:szCs w:val="24"/>
        </w:rPr>
        <w:t>Nota.</w:t>
      </w:r>
      <w:r>
        <w:rPr>
          <w:rFonts w:eastAsia="Times New Roman"/>
          <w:sz w:val="24"/>
          <w:szCs w:val="24"/>
        </w:rPr>
        <w:t xml:space="preserve"> Prototipo del módulo de historias clínicas del paciente. La interfaz permite registrar y ver información clínica básica. Incluye medio de remisión, fecha, datos de identificación, información de contacto, datos personales y acceso al odontograma. El diseño aparece como una ventana modal amplia. Está organizada por secciones desplegables. Esto facilita llenar la historia clínica de forma estructurada. Elaboración propia.</w:t>
      </w:r>
    </w:p>
    <w:p xmlns:wp14="http://schemas.microsoft.com/office/word/2010/wordml" w14:paraId="27357532" wp14:textId="77777777">
      <w:pPr>
        <w:pStyle w:val="Normal"/>
        <w:spacing w:line="240" w:lineRule="auto"/>
        <w:ind w:hanging="0"/>
        <w:jc w:val="start"/>
        <w:rPr>
          <w:rFonts w:ascii="Times New Roman" w:hAnsi="Times New Roman" w:eastAsia="Times New Roman"/>
          <w:sz w:val="24"/>
          <w:szCs w:val="24"/>
        </w:rPr>
      </w:pPr>
      <w:r>
        <w:rPr>
          <w:rFonts w:eastAsia="Times New Roman"/>
          <w:sz w:val="24"/>
          <w:szCs w:val="24"/>
        </w:rPr>
      </w:r>
      <w:r>
        <w:br w:type="page"/>
      </w:r>
    </w:p>
    <w:p xmlns:wp14="http://schemas.microsoft.com/office/word/2010/wordml" w14:paraId="505E45F0" wp14:textId="77777777">
      <w:pPr>
        <w:pStyle w:val="Heading3"/>
        <w:spacing w:before="0" w:after="0"/>
        <w:rPr>
          <w:rFonts w:ascii="Times New Roman" w:hAnsi="Times New Roman"/>
          <w:sz w:val="24"/>
          <w:szCs w:val="24"/>
        </w:rPr>
      </w:pPr>
      <w:bookmarkStart w:name="__RefHeading___Toc10965_794851070" w:id="158"/>
      <w:bookmarkStart w:name="_Toc960989009" w:id="159"/>
      <w:bookmarkEnd w:id="158"/>
      <w:bookmarkEnd w:id="159"/>
      <w:bookmarkStart w:name="_Toc1458461849" w:id="664683350"/>
      <w:r>
        <w:rPr>
          <w:rFonts w:eastAsia="Times New Roman"/>
          <w:sz w:val="24"/>
          <w:szCs w:val="24"/>
        </w:rPr>
        <w:t>3.8.1 Justificación del Diseño Visual de los Prototipos</w:t>
      </w:r>
      <w:bookmarkEnd w:id="664683350"/>
    </w:p>
    <w:p w:rsidR="2CD34E3E" w:rsidP="6C2EBA1A" w:rsidRDefault="2CD34E3E" w14:paraId="1C04F10B" w14:textId="408D8F82">
      <w:pPr>
        <w:pStyle w:val="Normal"/>
      </w:pPr>
      <w:r>
        <w:rPr>
          <w:sz w:val="24"/>
          <w:szCs w:val="24"/>
        </w:rPr>
        <w:t>El diseño visual de los prototipos se basó en tres referentes. El primero es la norma ISO 9241-11. Esta norma define la usabilidad como el grado en que un sistema puede ser usado por usuarios específicos para lograr sus objetivos con eficacia, eficiencia y satisfacción en un contexto de uso determinado (International Organization for Standardization [ISO], 2018). El segundo son las diez heurísticas de usabilidad de Nielsen (2024). Estas heurísticas se formularon en 1994 y desde entonces sirven como guía general para el diseño de interfaces. El tercero son las Pautas de Accesibilidad para el Contenido Web (WCAG) 2.2 (World Wide Web Consortium [W3C], 2024). La Tabla 5 muestra cómo se aplicó cada heurística en las pantallas del sistema.</w:t>
      </w:r>
    </w:p>
    <w:p xmlns:wp14="http://schemas.microsoft.com/office/word/2010/wordml" w14:paraId="72A0BBFC" wp14:textId="77777777">
      <w:pPr>
        <w:pStyle w:val="Caption"/>
        <w:keepNext w:val="true"/>
        <w:spacing w:before="240" w:after="0" w:line="480" w:lineRule="auto"/>
        <w:ind w:hanging="0"/>
        <w:jc w:val="start"/>
        <w:rPr>
          <w:rFonts w:ascii="Times New Roman" w:hAnsi="Times New Roman"/>
          <w:sz w:val="24"/>
          <w:szCs w:val="24"/>
        </w:rPr>
      </w:pPr>
      <w:r>
        <w:rPr>
          <w:rFonts w:eastAsia="Times New Roman"/>
          <w:b/>
          <w:bCs/>
          <w:sz w:val="24"/>
          <w:szCs w:val="24"/>
        </w:rPr>
        <w:t>Tabla 5</w:t>
      </w:r>
    </w:p>
    <w:p xmlns:wp14="http://schemas.microsoft.com/office/word/2010/wordml" w14:paraId="5971008D" wp14:textId="77777777">
      <w:pPr>
        <w:pStyle w:val="Caption"/>
        <w:keepNext w:val="true"/>
        <w:spacing w:before="0" w:after="0" w:line="480" w:lineRule="auto"/>
        <w:ind w:hanging="0"/>
        <w:jc w:val="start"/>
        <w:rPr>
          <w:rFonts w:ascii="Times New Roman" w:hAnsi="Times New Roman"/>
          <w:sz w:val="24"/>
          <w:szCs w:val="24"/>
        </w:rPr>
      </w:pPr>
      <w:r>
        <w:rPr>
          <w:rFonts w:eastAsia="Times New Roman"/>
          <w:i/>
          <w:iCs/>
          <w:sz w:val="24"/>
          <w:szCs w:val="24"/>
        </w:rPr>
        <w:t>Heurísticas de usabilidad aplicadas en el diseño de la interfaz</w:t>
      </w:r>
    </w:p>
    <w:tbl>
      <w:tblPr>
        <w:tblStyle w:val="Tablaconcuadrcula1"/>
        <w:tblW w:w="8554" w:type="dxa"/>
        <w:jc w:val="start"/>
        <w:tblInd w:w="713" w:type="dxa"/>
        <w:tblLayout w:type="fixed"/>
        <w:tblCellMar>
          <w:top w:w="30" w:type="dxa"/>
          <w:start w:w="120" w:type="dxa"/>
          <w:bottom w:w="30" w:type="dxa"/>
          <w:end w:w="120" w:type="dxa"/>
        </w:tblCellMar>
        <w:tblLook w:val="06a0" w:firstRow="1" w:lastRow="0" w:firstColumn="1" w:lastColumn="0" w:noHBand="1" w:noVBand="1"/>
      </w:tblPr>
      <w:tblGrid>
        <w:gridCol w:w="2300"/>
        <w:gridCol w:w="4654"/>
        <w:gridCol w:w="1600"/>
      </w:tblGrid>
      <w:tr xmlns:wp14="http://schemas.microsoft.com/office/word/2010/wordml" w:rsidTr="6C2EBA1A" w14:paraId="0BE3EBC5" wp14:textId="77777777">
        <w:trPr>
          <w:trHeight w:val="315" w:hRule="atLeast"/>
          <w:cnfStyle w:val="100000000000" w:firstRow="1" w:lastRow="0" w:firstColumn="0" w:lastColumn="0" w:oddVBand="0" w:evenVBand="0" w:oddHBand="0" w:evenHBand="0" w:firstRowFirstColumn="0" w:firstRowLastColumn="0" w:lastRowFirstColumn="0" w:lastRowLastColumn="0"/>
        </w:trPr>
        <w:tc>
          <w:tcPr>
            <w:tcW w:w="2300" w:type="dxa"/>
            <w:tcBorders/>
            <w:tcMar/>
            <w:vAlign w:val="center"/>
          </w:tcPr>
          <w:p w:rsidP="6C2EBA1A" w14:paraId="6B2D9666" wp14:textId="77777777">
            <w:pPr>
              <w:pStyle w:val="Normal"/>
              <w:widowControl w:val="1"/>
              <w:suppressAutoHyphens w:val="true"/>
              <w:spacing w:before="0" w:after="0" w:line="240" w:lineRule="auto"/>
              <w:ind w:hanging="0"/>
              <w:jc w:val="center"/>
              <w:rPr>
                <w:rFonts w:ascii="Times New Roman" w:hAnsi="Times New Roman"/>
                <w:b w:val="1"/>
                <w:bCs w:val="1"/>
                <w:sz w:val="24"/>
                <w:szCs w:val="24"/>
              </w:rPr>
            </w:pPr>
            <w:r>
              <w:rPr>
                <w:rFonts w:eastAsia="Times New Roman" w:cs="Times New Roman"/>
                <w:b w:val="1"/>
                <w:bCs w:val="1"/>
                <w:kern w:val="0"/>
                <w:sz w:val="24"/>
                <w:szCs w:val="24"/>
                <w:lang w:eastAsia="en-US" w:bidi="ar-SA"/>
              </w:rPr>
              <w:t>Heurística</w:t>
            </w:r>
          </w:p>
        </w:tc>
        <w:tc>
          <w:tcPr>
            <w:tcW w:w="4654" w:type="dxa"/>
            <w:tcBorders/>
            <w:tcMar/>
            <w:vAlign w:val="center"/>
          </w:tcPr>
          <w:p w14:paraId="5DBC6504"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Decisión de diseño</w:t>
            </w:r>
          </w:p>
        </w:tc>
        <w:tc>
          <w:tcPr>
            <w:tcW w:w="1600" w:type="dxa"/>
            <w:tcBorders/>
            <w:tcMar/>
            <w:vAlign w:val="center"/>
          </w:tcPr>
          <w:p w14:paraId="13F9CE12"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Dónde se observa</w:t>
            </w:r>
          </w:p>
        </w:tc>
      </w:tr>
      <w:tr xmlns:wp14="http://schemas.microsoft.com/office/word/2010/wordml" w:rsidTr="6C2EBA1A" w14:paraId="57F1C22B" wp14:textId="77777777">
        <w:trPr>
          <w:trHeight w:val="315" w:hRule="atLeast"/>
        </w:trPr>
        <w:tc>
          <w:tcPr>
            <w:tcW w:w="2300" w:type="dxa"/>
            <w:tcBorders/>
            <w:tcMar/>
            <w:vAlign w:val="center"/>
          </w:tcPr>
          <w:p w:rsidP="6C2EBA1A" w14:paraId="7F3E6E01"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Visibilidad del estado del sistema</w:t>
            </w:r>
          </w:p>
        </w:tc>
        <w:tc>
          <w:tcPr>
            <w:tcW w:w="4654" w:type="dxa"/>
            <w:tcBorders/>
            <w:tcMar/>
            <w:vAlign w:val="center"/>
          </w:tcPr>
          <w:p w14:paraId="66FECE4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Etiquetas de estado con color y texto en los usuarios y en los trabajos de laboratorio; tarjetas con contadores; módulo activo resaltado en el menú; indicador de conexión con Google Calendar al agendar.</w:t>
            </w:r>
          </w:p>
        </w:tc>
        <w:tc>
          <w:tcPr>
            <w:tcW w:w="1600" w:type="dxa"/>
            <w:tcBorders/>
            <w:tcMar/>
            <w:vAlign w:val="center"/>
          </w:tcPr>
          <w:p w14:paraId="1EB51F6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Figuras 4, 5 y 8</w:t>
            </w:r>
          </w:p>
        </w:tc>
      </w:tr>
      <w:tr xmlns:wp14="http://schemas.microsoft.com/office/word/2010/wordml" w:rsidTr="6C2EBA1A" w14:paraId="0E4784ED" wp14:textId="77777777">
        <w:trPr>
          <w:trHeight w:val="315" w:hRule="atLeast"/>
        </w:trPr>
        <w:tc>
          <w:tcPr>
            <w:tcW w:w="2300" w:type="dxa"/>
            <w:tcBorders/>
            <w:tcMar/>
            <w:vAlign w:val="center"/>
          </w:tcPr>
          <w:p w:rsidP="6C2EBA1A" w14:paraId="7FE60B92"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Relación entre el sistema y el mundo real</w:t>
            </w:r>
          </w:p>
        </w:tc>
        <w:tc>
          <w:tcPr>
            <w:tcW w:w="4654" w:type="dxa"/>
            <w:tcBorders/>
            <w:tcMar/>
            <w:vAlign w:val="center"/>
          </w:tcPr>
          <w:p w:rsidP="6C2EBA1A" w14:paraId="7C268A72"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Vocabulario propio del consultorio; agenda con forma de calendario; historia clínica organizada en las mismas secciones del formato clínico.</w:t>
            </w:r>
          </w:p>
        </w:tc>
        <w:tc>
          <w:tcPr>
            <w:tcW w:w="1600" w:type="dxa"/>
            <w:tcBorders/>
            <w:tcMar/>
            <w:vAlign w:val="center"/>
          </w:tcPr>
          <w:p w14:paraId="2A1AE86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Figuras 6 y 9</w:t>
            </w:r>
          </w:p>
        </w:tc>
      </w:tr>
      <w:tr xmlns:wp14="http://schemas.microsoft.com/office/word/2010/wordml" w:rsidTr="6C2EBA1A" w14:paraId="3E925E2C" wp14:textId="77777777">
        <w:trPr>
          <w:trHeight w:val="315" w:hRule="atLeast"/>
        </w:trPr>
        <w:tc>
          <w:tcPr>
            <w:tcW w:w="2300" w:type="dxa"/>
            <w:tcBorders/>
            <w:tcMar/>
            <w:vAlign w:val="center"/>
          </w:tcPr>
          <w:p w:rsidP="6C2EBA1A" w14:paraId="13703EEE"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Control y libertad del usuario</w:t>
            </w:r>
          </w:p>
        </w:tc>
        <w:tc>
          <w:tcPr>
            <w:tcW w:w="4654" w:type="dxa"/>
            <w:tcBorders/>
            <w:tcMar/>
            <w:vAlign w:val="center"/>
          </w:tcPr>
          <w:p w14:paraId="0241B1E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Botones para cancelar y cerrar en las ventanas emergentes; controles para volver al día actual y avanzar o retroceder en el calendario.</w:t>
            </w:r>
          </w:p>
        </w:tc>
        <w:tc>
          <w:tcPr>
            <w:tcW w:w="1600" w:type="dxa"/>
            <w:tcBorders/>
            <w:tcMar/>
            <w:vAlign w:val="center"/>
          </w:tcPr>
          <w:p w14:paraId="384EF26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Figuras 6, 7 y 9</w:t>
            </w:r>
          </w:p>
        </w:tc>
      </w:tr>
      <w:tr xmlns:wp14="http://schemas.microsoft.com/office/word/2010/wordml" w:rsidTr="6C2EBA1A" w14:paraId="3A2DCD4F" wp14:textId="77777777">
        <w:trPr>
          <w:trHeight w:val="315" w:hRule="atLeast"/>
        </w:trPr>
        <w:tc>
          <w:tcPr>
            <w:tcW w:w="2300" w:type="dxa"/>
            <w:tcBorders/>
            <w:tcMar/>
            <w:vAlign w:val="center"/>
          </w:tcPr>
          <w:p w:rsidP="6C2EBA1A" w14:paraId="18730A4D"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Consistencia y estándares</w:t>
            </w:r>
          </w:p>
        </w:tc>
        <w:tc>
          <w:tcPr>
            <w:tcW w:w="4654" w:type="dxa"/>
            <w:tcBorders/>
            <w:tcMar/>
            <w:vAlign w:val="center"/>
          </w:tcPr>
          <w:p w14:paraId="3654823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El mismo menú lateral, la misma barra de búsqueda y los mismos componentes (tarjetas, tablas y botones) en todos los módulos.</w:t>
            </w:r>
          </w:p>
        </w:tc>
        <w:tc>
          <w:tcPr>
            <w:tcW w:w="1600" w:type="dxa"/>
            <w:tcBorders/>
            <w:tcMar/>
            <w:vAlign w:val="center"/>
          </w:tcPr>
          <w:p w14:paraId="5F8EF88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Figuras 4 a 9</w:t>
            </w:r>
          </w:p>
        </w:tc>
      </w:tr>
      <w:tr xmlns:wp14="http://schemas.microsoft.com/office/word/2010/wordml" w:rsidTr="6C2EBA1A" w14:paraId="6772F36A" wp14:textId="77777777">
        <w:trPr>
          <w:trHeight w:val="315" w:hRule="atLeast"/>
        </w:trPr>
        <w:tc>
          <w:tcPr>
            <w:tcW w:w="2300" w:type="dxa"/>
            <w:tcBorders/>
            <w:tcMar/>
            <w:vAlign w:val="center"/>
          </w:tcPr>
          <w:p w:rsidP="6C2EBA1A" w14:paraId="69E2A9F2"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Prevención de errores</w:t>
            </w:r>
          </w:p>
        </w:tc>
        <w:tc>
          <w:tcPr>
            <w:tcW w:w="4654" w:type="dxa"/>
            <w:tcBorders/>
            <w:tcMar/>
            <w:vAlign w:val="center"/>
          </w:tcPr>
          <w:p w14:paraId="1CF4593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Campos obligatorios marcados con asterisco; selectores de fecha y hora en lugar de texto libre; paciente y tipo de servicio elegidos de una lista; texto de ejemplo dentro de los campos.</w:t>
            </w:r>
          </w:p>
        </w:tc>
        <w:tc>
          <w:tcPr>
            <w:tcW w:w="1600" w:type="dxa"/>
            <w:tcBorders/>
            <w:tcMar/>
            <w:vAlign w:val="center"/>
          </w:tcPr>
          <w:p w14:paraId="49FE020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Figuras 7 y 8</w:t>
            </w:r>
          </w:p>
        </w:tc>
      </w:tr>
      <w:tr xmlns:wp14="http://schemas.microsoft.com/office/word/2010/wordml" w:rsidTr="6C2EBA1A" w14:paraId="2E9EF952" wp14:textId="77777777">
        <w:trPr>
          <w:trHeight w:val="315" w:hRule="atLeast"/>
        </w:trPr>
        <w:tc>
          <w:tcPr>
            <w:tcW w:w="2300" w:type="dxa"/>
            <w:tcBorders/>
            <w:tcMar/>
            <w:vAlign w:val="center"/>
          </w:tcPr>
          <w:p w:rsidP="6C2EBA1A" w14:paraId="63ADAB36"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Reconocer en lugar de recordar</w:t>
            </w:r>
          </w:p>
        </w:tc>
        <w:tc>
          <w:tcPr>
            <w:tcW w:w="4654" w:type="dxa"/>
            <w:tcBorders/>
            <w:tcMar/>
            <w:vAlign w:val="center"/>
          </w:tcPr>
          <w:p w14:paraId="081699B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Menú siempre visible, con el nombre o el icono de cada módulo; etiquetas visibles sobre cada campo; búsqueda del paciente por nombre o documento.</w:t>
            </w:r>
          </w:p>
        </w:tc>
        <w:tc>
          <w:tcPr>
            <w:tcW w:w="1600" w:type="dxa"/>
            <w:tcBorders/>
            <w:tcMar/>
            <w:vAlign w:val="center"/>
          </w:tcPr>
          <w:p w14:paraId="18E0B5A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Figuras 4 y 7</w:t>
            </w:r>
          </w:p>
        </w:tc>
      </w:tr>
      <w:tr xmlns:wp14="http://schemas.microsoft.com/office/word/2010/wordml" w:rsidTr="6C2EBA1A" w14:paraId="305CD500" wp14:textId="77777777">
        <w:trPr>
          <w:trHeight w:val="315" w:hRule="atLeast"/>
        </w:trPr>
        <w:tc>
          <w:tcPr>
            <w:tcW w:w="2300" w:type="dxa"/>
            <w:tcBorders/>
            <w:tcMar/>
            <w:vAlign w:val="center"/>
          </w:tcPr>
          <w:p w:rsidP="6C2EBA1A" w14:paraId="18CED020"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Flexibilidad y eficiencia de uso</w:t>
            </w:r>
          </w:p>
        </w:tc>
        <w:tc>
          <w:tcPr>
            <w:tcW w:w="4654" w:type="dxa"/>
            <w:tcBorders/>
            <w:tcMar/>
            <w:vAlign w:val="center"/>
          </w:tcPr>
          <w:p w14:paraId="61FB7D1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Barra de búsqueda general de pacientes, personal e historias; vistas de mes, semana, día y agenda; menú compacto con iconos; botón para crear una cita desde el calendario.</w:t>
            </w:r>
          </w:p>
        </w:tc>
        <w:tc>
          <w:tcPr>
            <w:tcW w:w="1600" w:type="dxa"/>
            <w:tcBorders/>
            <w:tcMar/>
            <w:vAlign w:val="center"/>
          </w:tcPr>
          <w:p w14:paraId="1E2F436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Figuras 6 y 7</w:t>
            </w:r>
          </w:p>
        </w:tc>
      </w:tr>
      <w:tr xmlns:wp14="http://schemas.microsoft.com/office/word/2010/wordml" w:rsidTr="6C2EBA1A" w14:paraId="78244899" wp14:textId="77777777">
        <w:trPr>
          <w:trHeight w:val="315" w:hRule="atLeast"/>
        </w:trPr>
        <w:tc>
          <w:tcPr>
            <w:tcW w:w="2300" w:type="dxa"/>
            <w:tcBorders/>
            <w:tcMar/>
            <w:vAlign w:val="center"/>
          </w:tcPr>
          <w:p w:rsidP="6C2EBA1A" w14:paraId="6FE54B08"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Diseño estético y minimalista</w:t>
            </w:r>
          </w:p>
        </w:tc>
        <w:tc>
          <w:tcPr>
            <w:tcW w:w="4654" w:type="dxa"/>
            <w:tcBorders/>
            <w:tcMar/>
            <w:vAlign w:val="center"/>
          </w:tcPr>
          <w:p w14:paraId="5563FD0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Fondo blanco, tarjetas que resumen los indicadores y secciones desplegables en la historia clínica, que muestran solo la parte que se está diligenciando.</w:t>
            </w:r>
          </w:p>
        </w:tc>
        <w:tc>
          <w:tcPr>
            <w:tcW w:w="1600" w:type="dxa"/>
            <w:tcBorders/>
            <w:tcMar/>
            <w:vAlign w:val="center"/>
          </w:tcPr>
          <w:p w14:paraId="359C78C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Figuras 4, 5 y 9</w:t>
            </w:r>
          </w:p>
        </w:tc>
      </w:tr>
      <w:tr xmlns:wp14="http://schemas.microsoft.com/office/word/2010/wordml" w:rsidTr="6C2EBA1A" w14:paraId="0C27EF64" wp14:textId="77777777">
        <w:trPr>
          <w:trHeight w:val="315" w:hRule="atLeast"/>
        </w:trPr>
        <w:tc>
          <w:tcPr>
            <w:tcW w:w="2300" w:type="dxa"/>
            <w:tcBorders/>
            <w:tcMar/>
            <w:vAlign w:val="center"/>
          </w:tcPr>
          <w:p w:rsidP="6C2EBA1A" w14:paraId="36B33BBC"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Ayuda para reconocer y corregir errores</w:t>
            </w:r>
          </w:p>
        </w:tc>
        <w:tc>
          <w:tcPr>
            <w:tcW w:w="4654" w:type="dxa"/>
            <w:tcBorders/>
            <w:tcMar/>
            <w:vAlign w:val="center"/>
          </w:tcPr>
          <w:p w:rsidP="6BCAD749" w14:paraId="4CF8E3DC" wp14:textId="3D0097EA">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Mensajes de validación en lenguaje sencillo, que indican el problema y cómo resolverlo, como el aviso de cruce de horarios al agendar (RNF-08).</w:t>
            </w:r>
          </w:p>
        </w:tc>
        <w:tc>
          <w:tcPr>
            <w:tcW w:w="1600" w:type="dxa"/>
            <w:tcBorders/>
            <w:tcMar/>
            <w:vAlign w:val="center"/>
          </w:tcPr>
          <w:p w:rsidP="6BCAD749" w14:paraId="536F41A5" wp14:textId="14219329">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CU-06</w:t>
            </w:r>
          </w:p>
        </w:tc>
      </w:tr>
      <w:tr xmlns:wp14="http://schemas.microsoft.com/office/word/2010/wordml" w:rsidTr="6C2EBA1A" w14:paraId="6B2E394C" wp14:textId="77777777">
        <w:trPr>
          <w:trHeight w:val="315" w:hRule="atLeast"/>
        </w:trPr>
        <w:tc>
          <w:tcPr>
            <w:tcW w:w="2300" w:type="dxa"/>
            <w:tcBorders/>
            <w:tcMar/>
            <w:vAlign w:val="center"/>
          </w:tcPr>
          <w:p w:rsidP="6C2EBA1A" w14:paraId="10983830"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Ayuda y documentación</w:t>
            </w:r>
          </w:p>
        </w:tc>
        <w:tc>
          <w:tcPr>
            <w:tcW w:w="4654" w:type="dxa"/>
            <w:tcBorders/>
            <w:tcMar/>
            <w:vAlign w:val="center"/>
          </w:tcPr>
          <w:p w14:paraId="4AC9F14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del w:id="9405" w:author="Revisión" w:date="2026-10-25T22:30:00Z">
              <w:r>
                <w:rPr>
                  <w:rFonts w:eastAsia="Times New Roman" w:cs="Times New Roman"/>
                  <w:kern w:val="0"/>
                  <w:sz w:val="24"/>
                  <w:szCs w:val="24"/>
                  <w:lang w:eastAsia="en-US" w:bidi="ar-SA"/>
                </w:rPr>
                <w:delText xml:space="preserve">Módulo de documentación en el menú</w:delText>
              </w:r>
            </w:del>
            <w:ins w:id="9406" w:author="Revisión" w:date="2026-10-25T22:30:00Z">
              <w:r>
                <w:rPr>
                  <w:rFonts w:eastAsia="Times New Roman" w:cs="Times New Roman"/>
                  <w:kern w:val="0"/>
                  <w:sz w:val="24"/>
                  <w:szCs w:val="24"/>
                  <w:lang w:eastAsia="en-US" w:bidi="ar-SA"/>
                </w:rPr>
                <w:t xml:space="preserve">Módulo de documentación (RF-38) en el menú</w:t>
              </w:r>
            </w:ins>
            <w:r>
              <w:rPr>
                <w:rFonts w:eastAsia="Times New Roman" w:cs="Times New Roman"/>
                <w:kern w:val="0"/>
                <w:sz w:val="24"/>
                <w:szCs w:val="24"/>
                <w:lang w:eastAsia="en-US" w:bidi="ar-SA"/>
              </w:rPr>
              <w:t xml:space="preserve"> y textos breves de apoyo bajo el título de cada pantalla.</w:t>
            </w:r>
          </w:p>
        </w:tc>
        <w:tc>
          <w:tcPr>
            <w:tcW w:w="1600" w:type="dxa"/>
            <w:tcBorders/>
            <w:tcMar/>
            <w:vAlign w:val="center"/>
          </w:tcPr>
          <w:p w14:paraId="725E1588"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Figuras 4 y 5</w:t>
            </w:r>
          </w:p>
        </w:tc>
      </w:tr>
    </w:tbl>
    <w:p xmlns:wp14="http://schemas.microsoft.com/office/word/2010/wordml" w14:paraId="5013BE54" wp14:textId="77777777">
      <w:pPr>
        <w:pStyle w:val="Normal"/>
        <w:ind w:hanging="0"/>
        <w:jc w:val="start"/>
        <w:rPr>
          <w:rFonts w:ascii="Times New Roman" w:hAnsi="Times New Roman"/>
          <w:sz w:val="24"/>
          <w:szCs w:val="24"/>
        </w:rPr>
      </w:pPr>
      <w:r>
        <w:rPr>
          <w:rFonts w:eastAsia="Times New Roman"/>
          <w:i w:val="1"/>
          <w:iCs w:val="1"/>
          <w:sz w:val="24"/>
          <w:szCs w:val="24"/>
        </w:rPr>
        <w:t>Nota.</w:t>
      </w:r>
      <w:r>
        <w:rPr>
          <w:rFonts w:eastAsia="Times New Roman"/>
          <w:sz w:val="24"/>
          <w:szCs w:val="24"/>
        </w:rPr>
        <w:t xml:space="preserve"> Elaboración propia a partir de Nielsen (2024).</w:t>
      </w:r>
    </w:p>
    <w:p xmlns:wp14="http://schemas.microsoft.com/office/word/2010/wordml" w14:paraId="6BA84B3A" wp14:textId="3ABE9108">
      <w:pPr>
        <w:pStyle w:val="Normal"/>
      </w:pPr>
      <w:r>
        <w:rPr/>
        <w:t xml:space="preserve">La paleta toma como base la identidad del consultorio, que usa azul oscuro y dorado en su logotipo. El azul oscuro aparece en la pantalla de acceso y en los títulos. El dorado se usa solo en el logotipo y en los acentos de la historia clínica, para no competir con los colores que muestran información. Las pantallas de trabajo tienen fondo blanco y texto oscuro. Esto ayuda a leer bien los formularios y las tablas. Un azul más claro marca el módulo activo y los botones de acción principal. </w:t>
      </w:r>
    </w:p>
    <w:p xmlns:wp14="http://schemas.microsoft.com/office/word/2010/wordml" w14:paraId="72294023" wp14:textId="72CFA8DD">
      <w:pPr>
        <w:pStyle w:val="Normal"/>
      </w:pPr>
      <w:r>
        <w:rPr/>
        <w:t xml:space="preserve">Los colores de estado siguen una convención conocida por el personal. Verde indica que algo está activo o entregado. Amarillo y naranja muestran que algo está pendiente o en proceso. Rojo señala acciones que necesitan cuidado, como desactivar un usuario. Ningún estado se comunica solo con el color. Cada etiqueta muestra su nombre, como Pendiente, En proceso, Entregado o Activo, tal como pide el criterio 1.4.1 de las WCAG 2.2. Según esta norma, el color no debe ser la única forma visual de dar información. De la misma manera, todos los campos de los formularios tienen una etiqueta visible, según el criterio 3.3.2 (W3C, 2024). </w:t>
      </w:r>
    </w:p>
    <w:p xmlns:wp14="http://schemas.microsoft.com/office/word/2010/wordml" w14:paraId="6819DC77" wp14:textId="78674903">
      <w:pPr>
        <w:pStyle w:val="Normal"/>
      </w:pPr>
      <w:r>
        <w:rPr/>
        <w:t xml:space="preserve">La tipografía es Nunito. Se usa en varios tamaños para mostrar la diferencia entre títulos, subtítulos, etiquetas y datos. Esto ayuda a encontrar la información más fácil. </w:t>
      </w:r>
    </w:p>
    <w:p xmlns:wp14="http://schemas.microsoft.com/office/word/2010/wordml" w14:paraId="5A2223EA" wp14:textId="1EA5D84C">
      <w:pPr>
        <w:pStyle w:val="Normal"/>
      </w:pPr>
      <w:r>
        <w:rPr/>
        <w:t xml:space="preserve">En la distribución de los elementos se usaron tarjetas, tablas, formularios y ventanas emergentes. Las tarjetas muestran los indicadores de cada módulo, como los usuarios autorizados o los trabajos de laboratorio pendientes. Las tablas presentan los registros con sus acciones en la misma fila. </w:t>
      </w:r>
    </w:p>
    <w:p xmlns:wp14="http://schemas.microsoft.com/office/word/2010/wordml" w14:paraId="69D85D02" wp14:textId="4B77A5AE">
      <w:pPr>
        <w:pStyle w:val="Normal"/>
        <w:rPr>
          <w:rFonts w:ascii="Times New Roman" w:hAnsi="Times New Roman"/>
          <w:sz w:val="24"/>
          <w:szCs w:val="24"/>
        </w:rPr>
      </w:pPr>
      <w:r>
        <w:rPr/>
        <w:t>El menú lateral organiza los módulos según el usuario. Los de atención a pacientes incluyen el panel de inicio, pacientes, calendario y agendar cita. Los módulos administrativos abarcan pagos, doctores, laboratorio e inventario. Los de apoyo son documentación y cierre de sesión.</w:t>
      </w:r>
      <w:r>
        <w:br w:type="page"/>
      </w:r>
    </w:p>
    <w:p xmlns:wp14="http://schemas.microsoft.com/office/word/2010/wordml" w:rsidP="6C2EBA1A" w14:paraId="22C49F3F" wp14:textId="1BDB1816">
      <w:pPr>
        <w:pStyle w:val="Heading1"/>
        <w:rPr>
          <w:sz w:val="24"/>
          <w:szCs w:val="24"/>
        </w:rPr>
      </w:pPr>
    </w:p>
    <w:p xmlns:wp14="http://schemas.microsoft.com/office/word/2010/wordml" w:rsidP="6C2EBA1A" w14:paraId="19CB751A" wp14:textId="66F54839">
      <w:pPr/>
      <w:r>
        <w:br w:type="page"/>
      </w:r>
    </w:p>
    <w:p xmlns:wp14="http://schemas.microsoft.com/office/word/2010/wordml" w14:paraId="5DAD8151" wp14:textId="45660F80">
      <w:pPr>
        <w:pStyle w:val="Heading1"/>
        <w:rPr>
          <w:rFonts w:ascii="Times New Roman" w:hAnsi="Times New Roman"/>
          <w:sz w:val="24"/>
          <w:szCs w:val="24"/>
        </w:rPr>
      </w:pPr>
      <w:bookmarkStart w:name="__RefHeading___Toc10967_794851070" w:id="160"/>
      <w:bookmarkStart w:name="_Toc651320055" w:id="161"/>
      <w:bookmarkEnd w:id="160"/>
      <w:bookmarkEnd w:id="161"/>
      <w:bookmarkStart w:name="_Toc590613786" w:id="1217835742"/>
      <w:r>
        <w:rPr>
          <w:sz w:val="24"/>
          <w:szCs w:val="24"/>
        </w:rPr>
        <w:t>Capítulo 4. Diseño y Arquitectura del Sistema</w:t>
      </w:r>
      <w:bookmarkEnd w:id="1217835742"/>
    </w:p>
    <w:p xmlns:wp14="http://schemas.microsoft.com/office/word/2010/wordml" w14:paraId="2D714573" wp14:textId="77777777">
      <w:pPr>
        <w:pStyle w:val="Heading2"/>
        <w:rPr>
          <w:rFonts w:ascii="Times New Roman" w:hAnsi="Times New Roman"/>
          <w:sz w:val="24"/>
          <w:szCs w:val="24"/>
        </w:rPr>
      </w:pPr>
      <w:bookmarkStart w:name="__RefHeading___Toc10969_794851070" w:id="162"/>
      <w:bookmarkStart w:name="_Toc1875509367" w:id="163"/>
      <w:bookmarkEnd w:id="162"/>
      <w:bookmarkStart w:name="_Toc377004041" w:id="1053065910"/>
      <w:r>
        <w:rPr>
          <w:rFonts w:cs="Times New Roman"/>
          <w:sz w:val="24"/>
          <w:szCs w:val="24"/>
        </w:rPr>
        <w:t>4.1 Arquitectura de Software</w:t>
      </w:r>
      <w:bookmarkEnd w:id="163"/>
      <w:bookmarkEnd w:id="1053065910"/>
    </w:p>
    <w:p w:rsidR="61F10D0B" w:rsidP="6C2EBA1A" w:rsidRDefault="61F10D0B" w14:paraId="26757035" w14:textId="6D9D7A0F">
      <w:pPr>
        <w:pStyle w:val="Normal"/>
      </w:pPr>
      <w:r>
        <w:rPr>
          <w:sz w:val="24"/>
          <w:szCs w:val="24"/>
        </w:rPr>
        <w:t xml:space="preserve">El sistema web creado para el consultorio RAVE usa una arquitectura en capas, común en aplicaciones cliente-servidor tipo SPA (Single Page Application). El frontend, hecho con React y Vite, organiza el código en tres capas con tareas distintas. La Vista incluye los componentes de página y los modales. El Controlador reúne la lógica de negocio y coordina las operaciones que pide la Vista, pero no accede de forma directa a la base de datos. La capa de Acceso a Datos (DAO) maneja toda la comunicación con el backend. Así, el resto de la aplicación no necesita saber los detalles del proveedor de datos. Además, un grupo de clases de Modelo representa las entidades del dominio, como paciente, historia clínica, evento de agenda y factura. Estas clases exponen propiedades derivadas que usan tanto la Vista como el Controlador. </w:t>
      </w:r>
    </w:p>
    <w:p w:rsidR="61F10D0B" w:rsidP="6C2EBA1A" w:rsidRDefault="61F10D0B" w14:paraId="419A997A" w14:textId="69E6D4A2">
      <w:pPr>
        <w:pStyle w:val="Normal"/>
      </w:pPr>
      <w:r>
        <w:rPr>
          <w:sz w:val="24"/>
          <w:szCs w:val="24"/>
        </w:rPr>
        <w:t xml:space="preserve">La comunicación entre cliente y servidor se hace con Supabase, que se usa como Backend as a Service (BaaS). Expone una base de datos PostgreSQL a través de una API REST que se genera sola. También gestiona la autenticación de usuarios y aplica políticas de seguridad a nivel de fila (Row Level Security) para limitar el acceso a la información según el rol del usuario autenticado. El estado de la interfaz se maneja de forma centralizada con Redux Toolkit. El enrutamiento entre vistas se resuelve con React Router. Además, el módulo de agenda se conecta directo con la API de Google Calendar. Se autoriza mediante OAuth a través de Supabase Auth para consultar y gestionar citas. </w:t>
      </w:r>
    </w:p>
    <w:p w:rsidR="61F10D0B" w:rsidP="6C2EBA1A" w:rsidRDefault="61F10D0B" w14:paraId="4B707818" w14:textId="49E08E2B">
      <w:pPr>
        <w:pStyle w:val="Normal"/>
      </w:pPr>
      <w:r>
        <w:rPr>
          <w:sz w:val="24"/>
          <w:szCs w:val="24"/>
        </w:rPr>
        <w:t>Esta organización por capas permite separar los cambios en la fuente de datos (DAO) de la lógica de negocio (Controlador) y de la interfaz (Vista). Esto hace más fácil mantener y probar el sistema.</w:t>
      </w:r>
    </w:p>
    <w:p xmlns:wp14="http://schemas.microsoft.com/office/word/2010/wordml" w14:paraId="20195BC7" wp14:textId="77777777">
      <w:pPr>
        <w:pStyle w:val="Caption"/>
        <w:keepNext w:val="true"/>
        <w:spacing w:before="240" w:after="0" w:line="480" w:lineRule="auto"/>
        <w:ind w:hanging="0"/>
        <w:jc w:val="start"/>
        <w:rPr>
          <w:rFonts w:ascii="Times New Roman" w:hAnsi="Times New Roman"/>
          <w:sz w:val="24"/>
          <w:szCs w:val="24"/>
        </w:rPr>
      </w:pPr>
      <w:r>
        <w:rPr>
          <w:rFonts w:eastAsia="Times New Roman"/>
          <w:b/>
          <w:bCs/>
          <w:sz w:val="24"/>
          <w:szCs w:val="24"/>
        </w:rPr>
        <w:t>Figura 10</w:t>
      </w:r>
    </w:p>
    <w:p xmlns:wp14="http://schemas.microsoft.com/office/word/2010/wordml" w14:paraId="27B8BD49" wp14:textId="77777777">
      <w:pPr>
        <w:pStyle w:val="Caption"/>
        <w:keepNext w:val="true"/>
        <w:spacing w:before="0" w:after="0" w:line="480" w:lineRule="auto"/>
        <w:ind w:hanging="0"/>
        <w:jc w:val="start"/>
        <w:rPr>
          <w:rFonts w:ascii="Times New Roman" w:hAnsi="Times New Roman"/>
          <w:sz w:val="24"/>
          <w:szCs w:val="24"/>
        </w:rPr>
      </w:pPr>
      <w:r>
        <w:rPr>
          <w:rFonts w:eastAsia="Times New Roman"/>
          <w:i/>
          <w:iCs/>
          <w:sz w:val="24"/>
          <w:szCs w:val="24"/>
        </w:rPr>
        <w:t>Arquitectura de software del sistema RAVE</w:t>
      </w:r>
    </w:p>
    <w:p xmlns:wp14="http://schemas.microsoft.com/office/word/2010/wordml" w:rsidP="6C2EBA1A" w14:paraId="7A9498FE" wp14:textId="77E6E48B">
      <w:pPr>
        <w:pStyle w:val="Normal"/>
        <w:ind/>
        <w:jc w:val="left"/>
      </w:pPr>
      <w:r>
        <w:drawing>
          <wp:inline xmlns:wp14="http://schemas.microsoft.com/office/word/2010/wordprocessingDrawing" wp14:editId="2F06A44A" wp14:anchorId="3A660EBB">
            <wp:extent cx="5669280" cy="3668395"/>
            <wp:effectExtent l="0" t="0" r="0" b="0"/>
            <wp:docPr id="11" name="Picture 196831919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 name="Picture 1968319193"/>
                    <pic:cNvPicPr>
                      <a:picLocks noChangeAspect="1" noChangeArrowheads="1"/>
                    </pic:cNvPicPr>
                  </pic:nvPicPr>
                  <pic:blipFill>
                    <a:blip xmlns:r="http://schemas.openxmlformats.org/officeDocument/2006/relationships" r:embed="rId12"/>
                    <a:stretch>
                      <a:fillRect/>
                    </a:stretch>
                  </pic:blipFill>
                  <pic:spPr bwMode="auto">
                    <a:xfrm>
                      <a:off x="0" y="0"/>
                      <a:ext cx="5669280" cy="3668395"/>
                    </a:xfrm>
                    <a:prstGeom prst="rect">
                      <a:avLst/>
                    </a:prstGeom>
                    <a:noFill/>
                  </pic:spPr>
                </pic:pic>
              </a:graphicData>
            </a:graphic>
          </wp:inline>
        </w:drawing>
      </w:r>
      <w:r>
        <w:rPr>
          <w:i w:val="1"/>
          <w:iCs w:val="1"/>
          <w:sz w:val="24"/>
          <w:szCs w:val="24"/>
        </w:rPr>
        <w:t>Nota.</w:t>
      </w:r>
      <w:r>
        <w:rPr>
          <w:sz w:val="24"/>
          <w:szCs w:val="24"/>
        </w:rPr>
        <w:t xml:space="preserve"> Elaboración propia.</w:t>
      </w:r>
    </w:p>
    <w:p w:rsidR="6C2EBA1A" w:rsidP="6C2EBA1A" w:rsidRDefault="6C2EBA1A" w14:paraId="0FF4134C" w14:textId="4EC860CC">
      <w:pPr>
        <w:pStyle w:val="Normal"/>
        <w:jc w:val="left"/>
        <w:rPr>
          <w:sz w:val="24"/>
          <w:szCs w:val="24"/>
        </w:rPr>
      </w:pPr>
    </w:p>
    <w:p xmlns:wp14="http://schemas.microsoft.com/office/word/2010/wordml" w14:paraId="1736236D" wp14:textId="77777777">
      <w:pPr>
        <w:pStyle w:val="Heading2"/>
        <w:rPr>
          <w:rFonts w:ascii="Times New Roman" w:hAnsi="Times New Roman"/>
          <w:sz w:val="24"/>
          <w:szCs w:val="24"/>
        </w:rPr>
      </w:pPr>
      <w:bookmarkStart w:name="__RefHeading___Toc10971_794851070" w:id="164"/>
      <w:bookmarkStart w:name="_Toc1384058002" w:id="165"/>
      <w:bookmarkStart w:name="bm_4_2_2_Dise_o_preliminar_del_sistema_1" w:id="166"/>
      <w:bookmarkStart w:name="_Toc553367731" w:id="167"/>
      <w:bookmarkEnd w:id="164"/>
      <w:bookmarkStart w:name="_Toc611120885" w:id="984800860"/>
      <w:r>
        <w:rPr>
          <w:rFonts w:eastAsia="Times New Roman" w:cs="Times New Roman"/>
          <w:sz w:val="24"/>
          <w:szCs w:val="24"/>
        </w:rPr>
        <w:t>4.2 Diagramas de Robustez (Análisis Preliminar ICONIX)</w:t>
      </w:r>
      <w:bookmarkEnd w:id="165"/>
      <w:bookmarkEnd w:id="166"/>
      <w:bookmarkEnd w:id="167"/>
      <w:bookmarkEnd w:id="984800860"/>
    </w:p>
    <w:p w:rsidR="1E930D14" w:rsidP="6C2EBA1A" w:rsidRDefault="1E930D14" w14:paraId="3A8EACCA" w14:textId="32A09D83">
      <w:pPr>
        <w:pStyle w:val="Normal"/>
      </w:pPr>
      <w:r>
        <w:rPr>
          <w:rFonts w:eastAsia="Times New Roman"/>
          <w:sz w:val="24"/>
          <w:szCs w:val="24"/>
        </w:rPr>
        <w:t>En esta sección se presentan los diagramas de robustez de los casos de uso principales del sistema, correspondientes a la fase de análisis y diseño preliminar de la metodología ICONIX. Estos diagramas identifican los objetos de frontera, control y entidad de cada flujo, permitiendo verificar la coherencia entre los casos de uso y el modelo del dominio, y establecer la base para el diseño detallado. Se incluyen los casos de uso de prioridad alta; los de prioridad media (CU-01, CU-04, CU-10, CU-13 y CU-14) se encuentran en el Anexo A.</w:t>
      </w:r>
    </w:p>
    <w:p xmlns:wp14="http://schemas.microsoft.com/office/word/2010/wordml" w14:paraId="1966DB7F" wp14:textId="77777777">
      <w:pPr>
        <w:pStyle w:val="Caption"/>
        <w:keepNext w:val="true"/>
        <w:spacing w:before="240" w:after="0" w:line="480" w:lineRule="auto"/>
        <w:ind w:hanging="0"/>
        <w:jc w:val="start"/>
        <w:rPr>
          <w:rFonts w:ascii="Times New Roman" w:hAnsi="Times New Roman"/>
          <w:sz w:val="24"/>
          <w:szCs w:val="24"/>
        </w:rPr>
      </w:pPr>
      <w:r>
        <w:rPr>
          <w:rFonts w:eastAsia="Times New Roman"/>
          <w:b/>
          <w:bCs/>
          <w:sz w:val="24"/>
          <w:szCs w:val="24"/>
        </w:rPr>
        <w:t>Figura 11</w:t>
      </w:r>
    </w:p>
    <w:p xmlns:wp14="http://schemas.microsoft.com/office/word/2010/wordml" w:rsidP="6BCAD749" w14:paraId="5CF4A2B5" wp14:textId="7152D3DB">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Diagrama de robustez de CU-05 Gestionar pacientes</w:t>
      </w:r>
    </w:p>
    <w:p xmlns:wp14="http://schemas.microsoft.com/office/word/2010/wordml" w14:paraId="4BDB5498" wp14:textId="77777777">
      <w:pPr>
        <w:pStyle w:val="Normal"/>
        <w:keepNext w:val="true"/>
        <w:ind w:hanging="0"/>
        <w:rPr>
          <w:rFonts w:ascii="Times New Roman" w:hAnsi="Times New Roman"/>
          <w:sz w:val="24"/>
          <w:szCs w:val="24"/>
        </w:rPr>
      </w:pPr>
      <w:r>
        <w:rPr/>
        <w:drawing>
          <wp:inline xmlns:wp14="http://schemas.microsoft.com/office/word/2010/wordprocessingDrawing" distT="0" distB="0" distL="0" distR="0" wp14:anchorId="51C54D5B" wp14:editId="7777777">
            <wp:extent cx="5943600" cy="3584575"/>
            <wp:effectExtent l="0" t="0" r="0" b="0"/>
            <wp:docPr id="12" name="Robustez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obustez 901"/>
                    <pic:cNvPicPr>
                      <a:picLocks noChangeAspect="1" noChangeArrowheads="1"/>
                    </pic:cNvPicPr>
                  </pic:nvPicPr>
                  <pic:blipFill>
                    <a:blip r:embed="rId13"/>
                    <a:stretch>
                      <a:fillRect/>
                    </a:stretch>
                  </pic:blipFill>
                  <pic:spPr bwMode="auto">
                    <a:xfrm>
                      <a:off x="0" y="0"/>
                      <a:ext cx="5943600" cy="3584575"/>
                    </a:xfrm>
                    <a:prstGeom prst="rect">
                      <a:avLst/>
                    </a:prstGeom>
                    <a:noFill/>
                  </pic:spPr>
                </pic:pic>
              </a:graphicData>
            </a:graphic>
          </wp:inline>
        </w:drawing>
      </w:r>
    </w:p>
    <w:p xmlns:wp14="http://schemas.microsoft.com/office/word/2010/wordml" w14:paraId="6A67F85D" wp14:textId="77777777">
      <w:pPr>
        <w:pStyle w:val="Normal"/>
        <w:ind w:hanging="0"/>
        <w:jc w:val="star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xmlns:wp14="http://schemas.microsoft.com/office/word/2010/wordml" w14:paraId="25C81DDB" wp14:textId="77777777">
      <w:pPr>
        <w:pStyle w:val="Normal"/>
        <w:bidi w:val="0"/>
        <w:rPr>
          <w:rFonts w:ascii="Times New Roman" w:hAnsi="Times New Roman"/>
          <w:sz w:val="24"/>
          <w:szCs w:val="24"/>
        </w:rPr>
      </w:pPr>
      <w:r>
        <w:rPr>
          <w:sz w:val="24"/>
          <w:szCs w:val="24"/>
        </w:rPr>
        <w:t xml:space="preserve">El diagrama distingue la consulta de pacientes activos o inactivos, que solo lee datos, del registro de uno nuevo: este último valida que los campos obligatorios estén diligenciados y que el documento no esté repetido antes de guardar al paciente junto con su autorización de tratamiento de datos.</w:t>
      </w:r>
    </w:p>
    <w:p xmlns:wp14="http://schemas.microsoft.com/office/word/2010/wordml" w14:paraId="60937829" wp14:textId="77777777">
      <w:pPr>
        <w:pStyle w:val="Caption"/>
        <w:keepNext w:val="true"/>
        <w:spacing w:before="240" w:after="0" w:line="480" w:lineRule="auto"/>
        <w:ind w:hanging="0"/>
        <w:jc w:val="start"/>
        <w:rPr>
          <w:rFonts w:ascii="Times New Roman" w:hAnsi="Times New Roman"/>
          <w:sz w:val="24"/>
          <w:szCs w:val="24"/>
        </w:rPr>
      </w:pPr>
      <w:bookmarkStart w:name="_Toc231036777" w:id="168"/>
      <w:bookmarkStart w:name="bm_Ilustraci_n_11_Diagrama_de_robustez_1" w:id="169"/>
      <w:bookmarkEnd w:id="168"/>
      <w:bookmarkEnd w:id="169"/>
      <w:r>
        <w:rPr>
          <w:rFonts w:eastAsia="Times New Roman"/>
          <w:b/>
          <w:bCs/>
          <w:sz w:val="24"/>
          <w:szCs w:val="24"/>
        </w:rPr>
        <w:t>Figura 12</w:t>
      </w:r>
    </w:p>
    <w:p xmlns:wp14="http://schemas.microsoft.com/office/word/2010/wordml" w:rsidP="6BCAD749" w14:paraId="38CE238B" wp14:textId="2BAFB146">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Diagrama de robustez de CU-06 Agendar cita</w:t>
      </w:r>
    </w:p>
    <w:p xmlns:wp14="http://schemas.microsoft.com/office/word/2010/wordml" w14:paraId="2916C19D" wp14:textId="77777777">
      <w:pPr>
        <w:pStyle w:val="Normal"/>
        <w:keepNext w:val="1"/>
        <w:rPr>
          <w:rFonts w:ascii="Times New Roman" w:hAnsi="Times New Roman" w:eastAsia="Times New Roman"/>
          <w:sz w:val="24"/>
          <w:szCs w:val="24"/>
        </w:rPr>
      </w:pPr>
    </w:p>
    <w:p xmlns:wp14="http://schemas.microsoft.com/office/word/2010/wordml" w:rsidP="6DBADD96" w14:paraId="27AF1545" wp14:textId="49529B22">
      <w:pPr>
        <w:pStyle w:val="Normal"/>
        <w:keepNext w:val="1"/>
        <w:ind w:hanging="0"/>
        <w:rPr>
          <w:rFonts w:ascii="Times New Roman" w:hAnsi="Times New Roman"/>
          <w:sz w:val="24"/>
          <w:szCs w:val="24"/>
        </w:rPr>
      </w:pPr>
      <w:r>
        <w:drawing>
          <wp:inline xmlns:wp14="http://schemas.microsoft.com/office/word/2010/wordprocessingDrawing" wp14:editId="58B30DBC" wp14:anchorId="278DFE6E">
            <wp:extent cx="5943600" cy="3515995"/>
            <wp:effectExtent l="0" t="0" r="0" b="0"/>
            <wp:docPr id="13" name="Imagen1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 name="Imagen11"/>
                    <pic:cNvPicPr>
                      <a:picLocks noChangeAspect="1" noChangeArrowheads="1"/>
                    </pic:cNvPicPr>
                  </pic:nvPicPr>
                  <pic:blipFill>
                    <a:blip xmlns:r="http://schemas.openxmlformats.org/officeDocument/2006/relationships" r:embed="rId14"/>
                    <a:stretch>
                      <a:fillRect/>
                    </a:stretch>
                  </pic:blipFill>
                  <pic:spPr bwMode="auto">
                    <a:xfrm>
                      <a:off x="0" y="0"/>
                      <a:ext cx="5943600" cy="3515995"/>
                    </a:xfrm>
                    <a:prstGeom prst="rect">
                      <a:avLst/>
                    </a:prstGeom>
                    <a:noFill/>
                  </pic:spPr>
                </pic:pic>
              </a:graphicData>
            </a:graphic>
          </wp:inline>
        </w:drawing>
      </w:r>
      <w:r>
        <w:rPr>
          <w:rFonts w:eastAsia="Times New Roman"/>
          <w:sz w:val="24"/>
          <w:szCs w:val="24"/>
        </w:rPr>
        <w:t xml:space="preserve">Nota. Elaboración propia.</w:t>
      </w:r>
    </w:p>
    <w:p xmlns:wp14="http://schemas.microsoft.com/office/word/2010/wordml" w14:paraId="1AE3767B" wp14:textId="77777777">
      <w:pPr>
        <w:pStyle w:val="Normal"/>
        <w:bidi w:val="0"/>
        <w:rPr>
          <w:rFonts w:ascii="Times New Roman" w:hAnsi="Times New Roman"/>
          <w:sz w:val="24"/>
          <w:szCs w:val="24"/>
        </w:rPr>
      </w:pPr>
      <w:r>
        <w:rPr>
          <w:sz w:val="24"/>
          <w:szCs w:val="24"/>
        </w:rPr>
        <w:t xml:space="preserve">El flujo combina dos fuentes de datos antes de guardar la cita: valida el paciente y la disponibilidad del horario, registra el evento en Google Calendar a través de su interfaz y, una vez confirmado, genera el mensaje de notificación que se encola para enviarse por WhatsApp.</w:t>
      </w:r>
    </w:p>
    <w:p xmlns:wp14="http://schemas.microsoft.com/office/word/2010/wordml" w14:paraId="74869460" wp14:textId="77777777">
      <w:pPr>
        <w:pStyle w:val="Normal"/>
        <w:rPr>
          <w:rFonts w:ascii="Times New Roman" w:hAnsi="Times New Roman" w:eastAsia="Times New Roman"/>
          <w:sz w:val="24"/>
          <w:szCs w:val="24"/>
          <w:lang w:val="es-CO"/>
        </w:rPr>
      </w:pPr>
      <w:r>
        <w:rPr>
          <w:rFonts w:eastAsia="Times New Roman"/>
          <w:sz w:val="24"/>
          <w:szCs w:val="24"/>
          <w:lang w:val="es-CO"/>
        </w:rPr>
      </w:r>
    </w:p>
    <w:p xmlns:wp14="http://schemas.microsoft.com/office/word/2010/wordml" w14:paraId="5A8BC4DF" wp14:textId="77777777">
      <w:pPr>
        <w:pStyle w:val="Caption"/>
        <w:keepNext w:val="true"/>
        <w:spacing w:before="240" w:after="0" w:line="480" w:lineRule="auto"/>
        <w:ind w:hanging="0"/>
        <w:jc w:val="start"/>
        <w:rPr>
          <w:rFonts w:ascii="Times New Roman" w:hAnsi="Times New Roman"/>
          <w:sz w:val="24"/>
          <w:szCs w:val="24"/>
        </w:rPr>
      </w:pPr>
      <w:r>
        <w:rPr>
          <w:rFonts w:eastAsia="Times New Roman"/>
          <w:b/>
          <w:bCs/>
          <w:sz w:val="24"/>
          <w:szCs w:val="24"/>
        </w:rPr>
        <w:t>Figura 13</w:t>
      </w:r>
    </w:p>
    <w:p xmlns:wp14="http://schemas.microsoft.com/office/word/2010/wordml" w:rsidP="6BCAD749" w14:paraId="2BF350A9" wp14:textId="3F8A2729">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Diagrama de robustez de CU-07 Reprogramar cita</w:t>
      </w:r>
    </w:p>
    <w:p xmlns:wp14="http://schemas.microsoft.com/office/word/2010/wordml" w:rsidP="6C2EBA1A" w14:paraId="2F4DE0C2" wp14:textId="208D9883">
      <w:pPr>
        <w:pStyle w:val="Normal"/>
        <w:keepNext w:val="1"/>
        <w:ind w:hanging="0"/>
        <w:rPr>
          <w:rFonts w:ascii="Times New Roman" w:hAnsi="Times New Roman"/>
          <w:sz w:val="24"/>
          <w:szCs w:val="24"/>
        </w:rPr>
      </w:pPr>
      <w:r>
        <w:drawing>
          <wp:inline xmlns:wp14="http://schemas.microsoft.com/office/word/2010/wordprocessingDrawing" wp14:editId="4F512AD4" wp14:anchorId="59742081">
            <wp:extent cx="5943600" cy="3108960"/>
            <wp:effectExtent l="0" t="0" r="0" b="0"/>
            <wp:docPr id="15" name="Robustez 90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 name="Robustez 902"/>
                    <pic:cNvPicPr>
                      <a:picLocks noChangeAspect="1" noChangeArrowheads="1"/>
                    </pic:cNvPicPr>
                  </pic:nvPicPr>
                  <pic:blipFill>
                    <a:blip xmlns:r="http://schemas.openxmlformats.org/officeDocument/2006/relationships" r:embed="rId16"/>
                    <a:stretch>
                      <a:fillRect/>
                    </a:stretch>
                  </pic:blipFill>
                  <pic:spPr bwMode="auto">
                    <a:xfrm>
                      <a:off x="0" y="0"/>
                      <a:ext cx="5943600" cy="3108960"/>
                    </a:xfrm>
                    <a:prstGeom prst="rect">
                      <a:avLst/>
                    </a:prstGeom>
                    <a:noFill/>
                  </pic:spPr>
                </pic:pic>
              </a:graphicData>
            </a:graphic>
          </wp:inline>
        </w:drawing>
      </w:r>
      <w:r>
        <w:rPr>
          <w:rFonts w:eastAsia="Times New Roman"/>
          <w:i w:val="1"/>
          <w:iCs w:val="1"/>
          <w:sz w:val="24"/>
          <w:szCs w:val="24"/>
        </w:rPr>
        <w:t>Nota.</w:t>
      </w:r>
      <w:r>
        <w:rPr>
          <w:rFonts w:eastAsia="Times New Roman"/>
          <w:sz w:val="24"/>
          <w:szCs w:val="24"/>
        </w:rPr>
        <w:t xml:space="preserve"> Elaboración propia.</w:t>
      </w:r>
    </w:p>
    <w:p xmlns:wp14="http://schemas.microsoft.com/office/word/2010/wordml" w14:paraId="01C5DA88" wp14:textId="77777777">
      <w:pPr>
        <w:pStyle w:val="Normal"/>
        <w:bidi w:val="0"/>
        <w:rPr>
          <w:rFonts w:ascii="Times New Roman" w:hAnsi="Times New Roman"/>
          <w:sz w:val="24"/>
          <w:szCs w:val="24"/>
        </w:rPr>
      </w:pPr>
      <w:r>
        <w:rPr>
          <w:sz w:val="24"/>
          <w:szCs w:val="24"/>
        </w:rPr>
        <w:t xml:space="preserve">A diferencia de agendar una cita nueva, aquí se parte de una cita existente: se valida la nueva fecha y hora, se actualiza el mismo evento de Google Calendar en lugar de crear uno distinto, y el registro en la base de datos se actualiza con los nuevos horarios.</w:t>
      </w:r>
    </w:p>
    <w:p xmlns:wp14="http://schemas.microsoft.com/office/word/2010/wordml" w14:paraId="04E32AA9" wp14:textId="77777777">
      <w:pPr>
        <w:pStyle w:val="Caption"/>
        <w:keepNext w:val="true"/>
        <w:spacing w:before="240" w:after="0" w:line="480" w:lineRule="auto"/>
        <w:ind w:hanging="0"/>
        <w:jc w:val="start"/>
        <w:rPr>
          <w:rFonts w:ascii="Times New Roman" w:hAnsi="Times New Roman"/>
          <w:sz w:val="24"/>
          <w:szCs w:val="24"/>
        </w:rPr>
      </w:pPr>
      <w:r>
        <w:rPr>
          <w:rFonts w:eastAsia="Times New Roman"/>
          <w:b/>
          <w:bCs/>
          <w:sz w:val="24"/>
          <w:szCs w:val="24"/>
        </w:rPr>
        <w:t>Figura 14</w:t>
      </w:r>
    </w:p>
    <w:p xmlns:wp14="http://schemas.microsoft.com/office/word/2010/wordml" w:rsidP="6BCAD749" w14:paraId="5148B48E" wp14:textId="2DA70082">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Diagrama de robustez de CU-08 Cancelar cita</w:t>
      </w:r>
    </w:p>
    <w:p xmlns:wp14="http://schemas.microsoft.com/office/word/2010/wordml" w14:paraId="54738AF4" wp14:textId="77777777">
      <w:pPr>
        <w:pStyle w:val="Normal"/>
        <w:keepNext w:val="true"/>
        <w:ind w:hanging="0"/>
        <w:rPr>
          <w:rFonts w:ascii="Times New Roman" w:hAnsi="Times New Roman"/>
          <w:sz w:val="24"/>
          <w:szCs w:val="24"/>
        </w:rPr>
      </w:pPr>
      <w:r>
        <w:rPr/>
        <w:drawing>
          <wp:inline xmlns:wp14="http://schemas.microsoft.com/office/word/2010/wordprocessingDrawing" distT="0" distB="0" distL="0" distR="0" wp14:anchorId="64503998" wp14:editId="7777777">
            <wp:extent cx="5943600" cy="3108960"/>
            <wp:effectExtent l="0" t="0" r="0" b="0"/>
            <wp:docPr id="16" name="Robustez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Robustez 903"/>
                    <pic:cNvPicPr>
                      <a:picLocks noChangeAspect="1" noChangeArrowheads="1"/>
                    </pic:cNvPicPr>
                  </pic:nvPicPr>
                  <pic:blipFill>
                    <a:blip r:embed="rId17"/>
                    <a:stretch>
                      <a:fillRect/>
                    </a:stretch>
                  </pic:blipFill>
                  <pic:spPr bwMode="auto">
                    <a:xfrm>
                      <a:off x="0" y="0"/>
                      <a:ext cx="5943600" cy="3108960"/>
                    </a:xfrm>
                    <a:prstGeom prst="rect">
                      <a:avLst/>
                    </a:prstGeom>
                    <a:noFill/>
                  </pic:spPr>
                </pic:pic>
              </a:graphicData>
            </a:graphic>
          </wp:inline>
        </w:drawing>
      </w:r>
    </w:p>
    <w:p xmlns:wp14="http://schemas.microsoft.com/office/word/2010/wordml" w14:paraId="4C9E84AD" wp14:textId="77777777">
      <w:pPr>
        <w:pStyle w:val="Normal"/>
        <w:ind w:hanging="0"/>
        <w:jc w:val="star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xmlns:wp14="http://schemas.microsoft.com/office/word/2010/wordml" w14:paraId="113B051A" wp14:textId="77777777">
      <w:pPr>
        <w:pStyle w:val="Normal"/>
        <w:bidi w:val="0"/>
        <w:rPr>
          <w:rFonts w:ascii="Times New Roman" w:hAnsi="Times New Roman"/>
          <w:sz w:val="24"/>
          <w:szCs w:val="24"/>
        </w:rPr>
      </w:pPr>
      <w:r>
        <w:rPr>
          <w:sz w:val="24"/>
          <w:szCs w:val="24"/>
        </w:rPr>
        <w:t xml:space="preserve">Cancelar una cita no la elimina del registro: el flujo retira el evento de Google Calendar y marca la cita como cancelada en la base de datos, conservando el historial de que esa cita existió.</w:t>
      </w:r>
    </w:p>
    <w:p xmlns:wp14="http://schemas.microsoft.com/office/word/2010/wordml" w14:paraId="70BA76DA" wp14:textId="77777777">
      <w:pPr>
        <w:pStyle w:val="Caption"/>
        <w:keepNext w:val="true"/>
        <w:spacing w:before="240" w:after="0" w:line="480" w:lineRule="auto"/>
        <w:ind w:hanging="0"/>
        <w:jc w:val="start"/>
        <w:rPr>
          <w:rFonts w:ascii="Times New Roman" w:hAnsi="Times New Roman"/>
          <w:sz w:val="24"/>
          <w:szCs w:val="24"/>
        </w:rPr>
      </w:pPr>
      <w:bookmarkStart w:name="_Toc231036778" w:id="170"/>
      <w:bookmarkStart w:name="bm_Ilustraci_n_12_Diagrama_de_robustez_1" w:id="171"/>
      <w:bookmarkEnd w:id="170"/>
      <w:bookmarkEnd w:id="171"/>
      <w:r>
        <w:rPr>
          <w:rFonts w:eastAsia="Times New Roman"/>
          <w:b/>
          <w:bCs/>
          <w:sz w:val="24"/>
          <w:szCs w:val="24"/>
        </w:rPr>
        <w:t>Figura 15</w:t>
      </w:r>
    </w:p>
    <w:p xmlns:wp14="http://schemas.microsoft.com/office/word/2010/wordml" w:rsidP="6BCAD749" w14:paraId="7C1787B2" wp14:textId="4CABB0E5">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Diagrama de robustez de CU-09 Gestionar historia clínica</w:t>
      </w:r>
    </w:p>
    <w:p xmlns:wp14="http://schemas.microsoft.com/office/word/2010/wordml" w14:paraId="46ABBD8F" wp14:textId="77777777">
      <w:pPr>
        <w:pStyle w:val="Normal"/>
        <w:keepNext w:val="true"/>
        <w:rPr>
          <w:rFonts w:ascii="Times New Roman" w:hAnsi="Times New Roman" w:eastAsia="Times New Roman"/>
          <w:sz w:val="24"/>
          <w:szCs w:val="24"/>
        </w:rPr>
      </w:pPr>
      <w:r>
        <w:rPr>
          <w:rFonts w:eastAsia="Times New Roman"/>
          <w:sz w:val="24"/>
          <w:szCs w:val="24"/>
        </w:rPr>
      </w:r>
    </w:p>
    <w:p xmlns:wp14="http://schemas.microsoft.com/office/word/2010/wordml" w:rsidP="6C2EBA1A" w14:paraId="7639553E" wp14:textId="50E013F0">
      <w:pPr>
        <w:pStyle w:val="Normal"/>
        <w:ind w:hanging="0"/>
      </w:pPr>
      <w:r>
        <w:drawing>
          <wp:inline xmlns:wp14="http://schemas.microsoft.com/office/word/2010/wordprocessingDrawing" wp14:editId="35A69D57" wp14:anchorId="4BF06A85">
            <wp:extent cx="5943600" cy="3736340"/>
            <wp:effectExtent l="0" t="0" r="0" b="0"/>
            <wp:docPr id="17" name="Imagen1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 name="Imagen13"/>
                    <pic:cNvPicPr>
                      <a:picLocks noChangeAspect="1" noChangeArrowheads="1"/>
                    </pic:cNvPicPr>
                  </pic:nvPicPr>
                  <pic:blipFill>
                    <a:blip xmlns:r="http://schemas.openxmlformats.org/officeDocument/2006/relationships" r:embed="rId18"/>
                    <a:stretch>
                      <a:fillRect/>
                    </a:stretch>
                  </pic:blipFill>
                  <pic:spPr bwMode="auto">
                    <a:xfrm>
                      <a:off x="0" y="0"/>
                      <a:ext cx="5943600" cy="3736340"/>
                    </a:xfrm>
                    <a:prstGeom prst="rect">
                      <a:avLst/>
                    </a:prstGeom>
                    <a:noFill/>
                  </pic:spPr>
                </pic:pic>
              </a:graphicData>
            </a:graphic>
          </wp:inline>
        </w:drawing>
        <w:tab/>
      </w:r>
      <w:r>
        <w:rPr>
          <w:rFonts w:eastAsia="Times New Roman"/>
          <w:sz w:val="24"/>
          <w:szCs w:val="24"/>
        </w:rPr>
        <w:t xml:space="preserve">Nota. Elaboración propia.</w:t>
      </w:r>
    </w:p>
    <w:p xmlns:wp14="http://schemas.microsoft.com/office/word/2010/wordml" w:rsidP="6C2EBA1A" w14:paraId="2635E203" wp14:textId="5618EA80">
      <w:pPr>
        <w:pStyle w:val="Normal"/>
        <w:ind w:hanging="0"/>
        <w:rPr>
          <w:del w:id="9211" w:author="Revisión" w:date="2026-10-25T22:30:00Z"/>
          <w:rFonts w:eastAsia="Times New Roman"/>
          <w:sz w:val="24"/>
          <w:szCs w:val="24"/>
        </w:rPr>
      </w:pPr>
      <w:del w:id="9212" w:author="Revisión" w:date="2026-10-25T22:30:00Z">
        <w:r>
          <w:drawing>
            <wp:inline xmlns:wp14="http://schemas.microsoft.com/office/word/2010/wordprocessingDrawing" wp14:editId="08038D0D" wp14:anchorId="39289920">
              <wp:extent cx="5943600" cy="3736340"/>
              <wp:effectExtent l="0" t="0" r="0" b="0"/>
              <wp:docPr id="18" name="Imagen1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 name="Imagen14"/>
                      <pic:cNvPicPr>
                        <a:picLocks noChangeAspect="1" noChangeArrowheads="1"/>
                      </pic:cNvPicPr>
                    </pic:nvPicPr>
                    <pic:blipFill>
                      <a:blip xmlns:r="http://schemas.openxmlformats.org/officeDocument/2006/relationships" r:embed="rId19"/>
                      <a:stretch>
                        <a:fillRect/>
                      </a:stretch>
                    </pic:blipFill>
                    <pic:spPr bwMode="auto">
                      <a:xfrm>
                        <a:off x="0" y="0"/>
                        <a:ext cx="5943600" cy="3736340"/>
                      </a:xfrm>
                      <a:prstGeom prst="rect">
                        <a:avLst/>
                      </a:prstGeom>
                      <a:noFill/>
                    </pic:spPr>
                  </pic:pic>
                </a:graphicData>
              </a:graphic>
            </wp:inline>
          </w:drawing>
          <w:tab/>
        </w:r>
        <w:r>
          <w:rPr>
            <w:rFonts w:eastAsia="Times New Roman"/>
            <w:sz w:val="24"/>
            <w:szCs w:val="24"/>
          </w:rPr>
          <w:delText xml:space="preserve">Nota. Elaboración propia.</w:delText>
        </w:r>
      </w:del>
    </w:p>
    <w:p xmlns:wp14="http://schemas.microsoft.com/office/word/2010/wordml" w14:paraId="1F6E38E9" wp14:textId="77777777">
      <w:pPr>
        <w:pStyle w:val="Normal"/>
        <w:bidi w:val="0"/>
        <w:rPr>
          <w:rFonts w:ascii="Times New Roman" w:hAnsi="Times New Roman"/>
          <w:sz w:val="24"/>
          <w:szCs w:val="24"/>
        </w:rPr>
      </w:pPr>
      <w:r>
        <w:rPr>
          <w:sz w:val="24"/>
          <w:szCs w:val="24"/>
        </w:rPr>
        <w:t xml:space="preserve">El formulario de atención alimenta varias entidades a la vez: guarda la atención clínica, actualiza los antecedentes médicos cuando cambian, registra el examen odontológico y el odontograma, y permite cargar o anular radiografías asociadas a esa misma atención.</w:t>
      </w:r>
    </w:p>
    <w:p xmlns:wp14="http://schemas.microsoft.com/office/word/2010/wordml" w14:paraId="06BBA33E" wp14:textId="77777777">
      <w:pPr>
        <w:pStyle w:val="Normal"/>
        <w:ind w:hanging="0"/>
        <w:rPr>
          <w:rFonts w:ascii="Times New Roman" w:hAnsi="Times New Roman" w:eastAsia="Times New Roman"/>
          <w:sz w:val="24"/>
          <w:szCs w:val="24"/>
        </w:rPr>
      </w:pPr>
      <w:r>
        <w:rPr>
          <w:rFonts w:eastAsia="Times New Roman"/>
          <w:sz w:val="24"/>
          <w:szCs w:val="24"/>
        </w:rPr>
      </w:r>
    </w:p>
    <w:p xmlns:wp14="http://schemas.microsoft.com/office/word/2010/wordml" w14:paraId="464FCBC1" wp14:textId="77777777">
      <w:pPr>
        <w:pStyle w:val="Normal"/>
        <w:ind w:hanging="0"/>
        <w:rPr>
          <w:rFonts w:ascii="Times New Roman" w:hAnsi="Times New Roman" w:eastAsia="Times New Roman"/>
          <w:sz w:val="24"/>
          <w:szCs w:val="24"/>
        </w:rPr>
      </w:pPr>
      <w:r>
        <w:rPr>
          <w:rFonts w:eastAsia="Times New Roman"/>
          <w:sz w:val="24"/>
          <w:szCs w:val="24"/>
        </w:rPr>
      </w:r>
    </w:p>
    <w:p xmlns:wp14="http://schemas.microsoft.com/office/word/2010/wordml" w14:paraId="5C8C6B09" wp14:textId="77777777">
      <w:pPr>
        <w:pStyle w:val="Normal"/>
        <w:ind w:hanging="0"/>
        <w:rPr>
          <w:rFonts w:ascii="Times New Roman" w:hAnsi="Times New Roman" w:eastAsia="Times New Roman"/>
          <w:sz w:val="24"/>
          <w:szCs w:val="24"/>
        </w:rPr>
      </w:pPr>
      <w:r>
        <w:rPr>
          <w:rFonts w:eastAsia="Times New Roman"/>
          <w:sz w:val="24"/>
          <w:szCs w:val="24"/>
        </w:rPr>
      </w:r>
    </w:p>
    <w:p xmlns:wp14="http://schemas.microsoft.com/office/word/2010/wordml" w14:paraId="6B7F984C" wp14:textId="77777777">
      <w:pPr>
        <w:pStyle w:val="Caption"/>
        <w:keepNext w:val="true"/>
        <w:spacing w:before="240" w:after="0" w:line="480" w:lineRule="auto"/>
        <w:ind w:hanging="0"/>
        <w:jc w:val="start"/>
        <w:rPr>
          <w:rFonts w:ascii="Times New Roman" w:hAnsi="Times New Roman"/>
          <w:sz w:val="24"/>
          <w:szCs w:val="24"/>
        </w:rPr>
      </w:pPr>
      <w:bookmarkStart w:name="_Toc231036779" w:id="172"/>
      <w:bookmarkStart w:name="bm_Ilustraci_n_13_Diagrama_de_robustez_1" w:id="173"/>
      <w:bookmarkEnd w:id="172"/>
      <w:bookmarkEnd w:id="173"/>
      <w:r>
        <w:rPr>
          <w:rFonts w:eastAsia="Times New Roman"/>
          <w:b/>
          <w:bCs/>
          <w:sz w:val="24"/>
          <w:szCs w:val="24"/>
        </w:rPr>
        <w:t>Figura 16</w:t>
      </w:r>
    </w:p>
    <w:p xmlns:wp14="http://schemas.microsoft.com/office/word/2010/wordml" w:rsidP="6BCAD749" w14:paraId="05FDAAB0" wp14:textId="5D1F9C04">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Diagrama de robustez de CU-17 Enviar recordatorio de cita</w:t>
      </w:r>
    </w:p>
    <w:p xmlns:wp14="http://schemas.microsoft.com/office/word/2010/wordml" w:rsidP="6C2EBA1A" w14:paraId="28C469E1" wp14:textId="553E86DC">
      <w:pPr>
        <w:pStyle w:val="Normal"/>
        <w:ind w:hanging="0"/>
        <w:jc w:val="left"/>
        <w:rPr>
          <w:rFonts w:ascii="Times New Roman" w:hAnsi="Times New Roman"/>
          <w:sz w:val="24"/>
          <w:szCs w:val="24"/>
        </w:rPr>
      </w:pPr>
      <w:r>
        <w:drawing>
          <wp:inline xmlns:wp14="http://schemas.microsoft.com/office/word/2010/wordprocessingDrawing" wp14:editId="028E1B47" wp14:anchorId="70E12E85">
            <wp:extent cx="5943600" cy="3354070"/>
            <wp:effectExtent l="0" t="0" r="0" b="0"/>
            <wp:docPr id="19" name="Imagen1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 name="Imagen15"/>
                    <pic:cNvPicPr>
                      <a:picLocks noChangeAspect="1" noChangeArrowheads="1"/>
                    </pic:cNvPicPr>
                  </pic:nvPicPr>
                  <pic:blipFill>
                    <a:blip xmlns:r="http://schemas.openxmlformats.org/officeDocument/2006/relationships" r:embed="rId20"/>
                    <a:stretch>
                      <a:fillRect/>
                    </a:stretch>
                  </pic:blipFill>
                  <pic:spPr bwMode="auto">
                    <a:xfrm>
                      <a:off x="0" y="0"/>
                      <a:ext cx="5943600" cy="3354070"/>
                    </a:xfrm>
                    <a:prstGeom prst="rect">
                      <a:avLst/>
                    </a:prstGeom>
                    <a:noFill/>
                  </pic:spPr>
                </pic:pic>
              </a:graphicData>
            </a:graphic>
          </wp:inline>
        </w:drawing>
      </w:r>
      <w:r>
        <w:rPr>
          <w:rFonts w:eastAsia="Times New Roman"/>
          <w:i w:val="1"/>
          <w:iCs w:val="1"/>
          <w:sz w:val="24"/>
          <w:szCs w:val="24"/>
        </w:rPr>
        <w:t>Nota.</w:t>
      </w:r>
      <w:r>
        <w:rPr>
          <w:rFonts w:eastAsia="Times New Roman"/>
          <w:sz w:val="24"/>
          <w:szCs w:val="24"/>
        </w:rPr>
        <w:t xml:space="preserve"> Elaboración propia.</w:t>
      </w:r>
    </w:p>
    <w:p xmlns:wp14="http://schemas.microsoft.com/office/word/2010/wordml" w14:paraId="22209C27" wp14:textId="77777777">
      <w:pPr>
        <w:pStyle w:val="Normal"/>
        <w:bidi w:val="0"/>
        <w:rPr>
          <w:rFonts w:ascii="Times New Roman" w:hAnsi="Times New Roman"/>
          <w:sz w:val="24"/>
          <w:szCs w:val="24"/>
        </w:rPr>
      </w:pPr>
      <w:r>
        <w:rPr>
          <w:sz w:val="24"/>
          <w:szCs w:val="24"/>
        </w:rPr>
        <w:t xml:space="preserve">El diagrama separa dos tareas programadas: una arma el mensaje de recordatorio a partir de la plantilla activa y lo encola, y otra, independiente, recorre la cola pendiente y la envía por la interfaz de WhatsApp (Twilio), actualizando el estado del mensaje según el resultado.</w:t>
      </w:r>
    </w:p>
    <w:p xmlns:wp14="http://schemas.microsoft.com/office/word/2010/wordml" w14:paraId="7C1A08C7" wp14:textId="77777777">
      <w:pPr>
        <w:pStyle w:val="Caption"/>
        <w:keepNext w:val="true"/>
        <w:spacing w:before="240" w:after="0" w:line="480" w:lineRule="auto"/>
        <w:ind w:hanging="0"/>
        <w:jc w:val="start"/>
        <w:rPr>
          <w:rFonts w:ascii="Times New Roman" w:hAnsi="Times New Roman"/>
          <w:sz w:val="24"/>
          <w:szCs w:val="24"/>
        </w:rPr>
      </w:pPr>
      <w:r>
        <w:rPr>
          <w:rFonts w:eastAsia="Times New Roman"/>
          <w:b/>
          <w:bCs/>
          <w:sz w:val="24"/>
          <w:szCs w:val="24"/>
        </w:rPr>
        <w:t>Figura 17</w:t>
      </w:r>
    </w:p>
    <w:p xmlns:wp14="http://schemas.microsoft.com/office/word/2010/wordml" w:rsidP="6BCAD749" w14:paraId="49477B1D" wp14:textId="01D9ADB9">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Diagrama de robustez de CU-18 Registrar consentimiento informado</w:t>
      </w:r>
    </w:p>
    <w:p xmlns:wp14="http://schemas.microsoft.com/office/word/2010/wordml" w:rsidP="6C2EBA1A" w14:paraId="52C1615B" wp14:textId="61826A30">
      <w:pPr>
        <w:pStyle w:val="Normal"/>
        <w:keepNext w:val="1"/>
        <w:ind w:hanging="0"/>
        <w:rPr>
          <w:rFonts w:ascii="Times New Roman" w:hAnsi="Times New Roman"/>
          <w:sz w:val="24"/>
          <w:szCs w:val="24"/>
        </w:rPr>
      </w:pPr>
      <w:r>
        <w:drawing>
          <wp:inline xmlns:wp14="http://schemas.microsoft.com/office/word/2010/wordprocessingDrawing" wp14:editId="749D6248" wp14:anchorId="62D0DBEA">
            <wp:extent cx="5943600" cy="3912870"/>
            <wp:effectExtent l="0" t="0" r="0" b="0"/>
            <wp:docPr id="20" name="Robustez 90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 name="Robustez 904"/>
                    <pic:cNvPicPr>
                      <a:picLocks noChangeAspect="1" noChangeArrowheads="1"/>
                    </pic:cNvPicPr>
                  </pic:nvPicPr>
                  <pic:blipFill>
                    <a:blip xmlns:r="http://schemas.openxmlformats.org/officeDocument/2006/relationships" r:embed="rId21"/>
                    <a:stretch>
                      <a:fillRect/>
                    </a:stretch>
                  </pic:blipFill>
                  <pic:spPr bwMode="auto">
                    <a:xfrm>
                      <a:off x="0" y="0"/>
                      <a:ext cx="5943600" cy="3912870"/>
                    </a:xfrm>
                    <a:prstGeom prst="rect">
                      <a:avLst/>
                    </a:prstGeom>
                    <a:noFill/>
                  </pic:spPr>
                </pic:pic>
              </a:graphicData>
            </a:graphic>
          </wp:inline>
        </w:drawing>
      </w:r>
      <w:r>
        <w:rPr>
          <w:rFonts w:eastAsia="Times New Roman"/>
          <w:i w:val="1"/>
          <w:iCs w:val="1"/>
          <w:sz w:val="24"/>
          <w:szCs w:val="24"/>
        </w:rPr>
        <w:t>Nota.</w:t>
      </w:r>
      <w:r>
        <w:rPr>
          <w:rFonts w:eastAsia="Times New Roman"/>
          <w:sz w:val="24"/>
          <w:szCs w:val="24"/>
        </w:rPr>
        <w:t xml:space="preserve"> Elaboración propia.</w:t>
      </w:r>
    </w:p>
    <w:p xmlns:wp14="http://schemas.microsoft.com/office/word/2010/wordml" w14:paraId="78FE7907" wp14:textId="77777777">
      <w:pPr>
        <w:pStyle w:val="Normal"/>
        <w:bidi w:val="0"/>
        <w:rPr>
          <w:rFonts w:ascii="Times New Roman" w:hAnsi="Times New Roman"/>
          <w:sz w:val="24"/>
          <w:szCs w:val="24"/>
        </w:rPr>
      </w:pPr>
      <w:r>
        <w:rPr>
          <w:sz w:val="24"/>
          <w:szCs w:val="24"/>
        </w:rPr>
        <w:t xml:space="preserve">El flujo permite consultar los consentimientos ya registrados de un paciente antes de añadir uno nuevo, y separa la validación del contenido y la firma del paso de guardarlo, de modo que un consentimiento incompleto no llega a registrarse.</w:t>
      </w:r>
    </w:p>
    <w:p xmlns:wp14="http://schemas.microsoft.com/office/word/2010/wordml" w14:paraId="2F6E3743" wp14:textId="77777777">
      <w:pPr>
        <w:pStyle w:val="Caption"/>
        <w:keepNext w:val="true"/>
        <w:spacing w:before="240" w:after="0" w:line="480" w:lineRule="auto"/>
        <w:ind w:hanging="0"/>
        <w:jc w:val="start"/>
        <w:rPr>
          <w:rFonts w:ascii="Times New Roman" w:hAnsi="Times New Roman"/>
          <w:sz w:val="24"/>
          <w:szCs w:val="24"/>
        </w:rPr>
      </w:pPr>
      <w:r>
        <w:rPr>
          <w:rFonts w:eastAsia="Times New Roman"/>
          <w:b/>
          <w:bCs/>
          <w:sz w:val="24"/>
          <w:szCs w:val="24"/>
        </w:rPr>
        <w:t>Figura 18</w:t>
      </w:r>
    </w:p>
    <w:p xmlns:wp14="http://schemas.microsoft.com/office/word/2010/wordml" w:rsidP="6BCAD749" w14:paraId="6D0FC34F" wp14:textId="0ECB4865">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Diagrama de robustez de CU-20 Registrar autorización de tratamiento de datos personales</w:t>
      </w:r>
    </w:p>
    <w:p xmlns:wp14="http://schemas.microsoft.com/office/word/2010/wordml" w:rsidP="6C2EBA1A" w14:paraId="22BC840F" wp14:textId="2C4BD062">
      <w:pPr>
        <w:pStyle w:val="Normal"/>
        <w:keepNext w:val="1"/>
        <w:ind w:hanging="0"/>
        <w:rPr>
          <w:rFonts w:ascii="Times New Roman" w:hAnsi="Times New Roman"/>
          <w:sz w:val="24"/>
          <w:szCs w:val="24"/>
        </w:rPr>
      </w:pPr>
      <w:r>
        <w:drawing>
          <wp:inline xmlns:wp14="http://schemas.microsoft.com/office/word/2010/wordprocessingDrawing" wp14:editId="4B781FFC" wp14:anchorId="347C30A3">
            <wp:extent cx="5943600" cy="3618230"/>
            <wp:effectExtent l="0" t="0" r="0" b="0"/>
            <wp:docPr id="21" name="Robustez 90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 name="Robustez 905"/>
                    <pic:cNvPicPr>
                      <a:picLocks noChangeAspect="1" noChangeArrowheads="1"/>
                    </pic:cNvPicPr>
                  </pic:nvPicPr>
                  <pic:blipFill>
                    <a:blip xmlns:r="http://schemas.openxmlformats.org/officeDocument/2006/relationships" r:embed="rId22"/>
                    <a:stretch>
                      <a:fillRect/>
                    </a:stretch>
                  </pic:blipFill>
                  <pic:spPr bwMode="auto">
                    <a:xfrm>
                      <a:off x="0" y="0"/>
                      <a:ext cx="5943600" cy="3618230"/>
                    </a:xfrm>
                    <a:prstGeom prst="rect">
                      <a:avLst/>
                    </a:prstGeom>
                    <a:noFill/>
                  </pic:spPr>
                </pic:pic>
              </a:graphicData>
            </a:graphic>
          </wp:inline>
        </w:drawing>
      </w:r>
      <w:r>
        <w:rPr>
          <w:rFonts w:eastAsia="Times New Roman"/>
          <w:i w:val="1"/>
          <w:iCs w:val="1"/>
          <w:sz w:val="24"/>
          <w:szCs w:val="24"/>
        </w:rPr>
        <w:t>Nota.</w:t>
      </w:r>
      <w:r>
        <w:rPr>
          <w:rFonts w:eastAsia="Times New Roman"/>
          <w:sz w:val="24"/>
          <w:szCs w:val="24"/>
        </w:rPr>
        <w:t xml:space="preserve"> Elaboración propia.</w:t>
      </w:r>
    </w:p>
    <w:p xmlns:wp14="http://schemas.microsoft.com/office/word/2010/wordml" w14:paraId="3BE60370" wp14:textId="77777777">
      <w:pPr>
        <w:pStyle w:val="Normal"/>
        <w:bidi w:val="0"/>
        <w:rPr>
          <w:rFonts w:ascii="Times New Roman" w:hAnsi="Times New Roman"/>
          <w:sz w:val="24"/>
          <w:szCs w:val="24"/>
        </w:rPr>
      </w:pPr>
      <w:r>
        <w:rPr>
          <w:sz w:val="24"/>
          <w:szCs w:val="24"/>
        </w:rPr>
        <w:t xml:space="preserve">El flujo valida la autorización antes de guardar al paciente, y si falta, informa al usuario en lugar de completar el registro, de modo que ningún paciente queda guardado sin haber marcado explícitamente su autorización.</w:t>
      </w:r>
    </w:p>
    <w:p xmlns:wp14="http://schemas.microsoft.com/office/word/2010/wordml" w14:paraId="0DA123B1" wp14:textId="77777777">
      <w:pPr>
        <w:pStyle w:val="Normal"/>
        <w:ind w:hanging="0"/>
        <w:rPr>
          <w:rFonts w:ascii="Times New Roman" w:hAnsi="Times New Roman" w:eastAsia="Times New Roman"/>
          <w:sz w:val="24"/>
          <w:szCs w:val="24"/>
        </w:rPr>
      </w:pPr>
      <w:r>
        <w:rPr>
          <w:rFonts w:eastAsia="Times New Roman"/>
          <w:sz w:val="24"/>
          <w:szCs w:val="24"/>
        </w:rPr>
      </w:r>
    </w:p>
    <w:p xmlns:wp14="http://schemas.microsoft.com/office/word/2010/wordml" w14:paraId="4C4CEA3D" wp14:textId="77777777">
      <w:pPr>
        <w:pStyle w:val="Normal"/>
        <w:ind w:hanging="0"/>
        <w:rPr>
          <w:rFonts w:ascii="Times New Roman" w:hAnsi="Times New Roman" w:eastAsia="Times New Roman"/>
          <w:sz w:val="24"/>
          <w:szCs w:val="24"/>
        </w:rPr>
      </w:pPr>
      <w:r>
        <w:rPr>
          <w:rFonts w:eastAsia="Times New Roman"/>
          <w:sz w:val="24"/>
          <w:szCs w:val="24"/>
        </w:rPr>
      </w:r>
    </w:p>
    <w:p xmlns:wp14="http://schemas.microsoft.com/office/word/2010/wordml" w14:paraId="3A033BBD" wp14:textId="77777777">
      <w:pPr>
        <w:pStyle w:val="Heading2"/>
        <w:rPr>
          <w:rFonts w:ascii="Times New Roman" w:hAnsi="Times New Roman"/>
          <w:sz w:val="24"/>
          <w:szCs w:val="24"/>
        </w:rPr>
      </w:pPr>
      <w:bookmarkStart w:name="__RefHeading___Toc10973_794851070" w:id="174"/>
      <w:bookmarkStart w:name="_Toc298750917" w:id="175"/>
      <w:bookmarkStart w:name="_Toc669545162" w:id="176"/>
      <w:bookmarkStart w:name="bm_4_3_1_Diagramas_de_secuencia_133" w:id="177"/>
      <w:bookmarkStart w:name="_Toc667215396" w:id="178"/>
      <w:bookmarkEnd w:id="174"/>
      <w:bookmarkStart w:name="_Toc501635621" w:id="2033324354"/>
      <w:r>
        <w:rPr>
          <w:rFonts w:eastAsia="Times New Roman" w:cs="Times New Roman"/>
          <w:sz w:val="24"/>
          <w:szCs w:val="24"/>
        </w:rPr>
        <w:t>4.3 Diagramas de Secuencia (Diseño Detallado ICONIX)</w:t>
      </w:r>
      <w:bookmarkEnd w:id="175"/>
      <w:bookmarkEnd w:id="176"/>
      <w:bookmarkEnd w:id="177"/>
      <w:bookmarkEnd w:id="178"/>
      <w:bookmarkEnd w:id="2033324354"/>
    </w:p>
    <w:p xmlns:wp14="http://schemas.microsoft.com/office/word/2010/wordml" w14:paraId="176A8789" wp14:textId="77777777">
      <w:pPr>
        <w:pStyle w:val="Normal"/>
        <w:keepNext w:val="true"/>
        <w:rPr>
          <w:rFonts w:ascii="Times New Roman" w:hAnsi="Times New Roman"/>
          <w:sz w:val="24"/>
          <w:szCs w:val="24"/>
        </w:rPr>
      </w:pPr>
      <w:r>
        <w:rPr>
          <w:rFonts w:eastAsia="Times New Roman"/>
          <w:sz w:val="24"/>
          <w:szCs w:val="24"/>
        </w:rPr>
        <w:t>A continuación, se presentan los diagramas de secuencia de los casos de uso de prioridad alta. Cada diagrama parte del diagrama de robustez correspondiente y muestra, en orden cronológico, los mensajes que intercambian el actor, las vistas, los controladores, los objetos de acceso a datos y los servicios externos. A diferencia de la fase anterior, en esta se utilizan los nombres reales de las clases y métodos del sistema, lo que permite rastrear cada paso del caso de uso hasta el código que lo implementa.</w:t>
      </w:r>
    </w:p>
    <w:p xmlns:wp14="http://schemas.microsoft.com/office/word/2010/wordml" w:rsidP="6C2EBA1A" w14:paraId="0315C4D1" wp14:textId="79023743">
      <w:pPr>
        <w:pStyle w:val="Caption"/>
        <w:keepNext w:val="1"/>
        <w:spacing w:before="240" w:after="0" w:line="480" w:lineRule="auto"/>
        <w:ind w:hanging="0"/>
        <w:rPr>
          <w:rFonts w:eastAsia="Times New Roman"/>
          <w:b w:val="1"/>
          <w:bCs w:val="1"/>
          <w:sz w:val="24"/>
          <w:szCs w:val="24"/>
        </w:rPr>
      </w:pPr>
    </w:p>
    <w:p xmlns:wp14="http://schemas.microsoft.com/office/word/2010/wordml" w:rsidP="6C2EBA1A" w14:paraId="1ED249AD" wp14:textId="1D549578">
      <w:pPr>
        <w:keepNext w:val="true"/>
        <w:spacing w:before="240" w:after="0" w:line="480" w:lineRule="auto"/>
        <w:ind/>
      </w:pPr>
      <w:r>
        <w:br w:type="page"/>
      </w:r>
    </w:p>
    <w:p xmlns:wp14="http://schemas.microsoft.com/office/word/2010/wordml" w:rsidP="6C2EBA1A" w14:paraId="2660C8BC" wp14:textId="7D125A12">
      <w:pPr>
        <w:pStyle w:val="Caption"/>
        <w:keepNext w:val="1"/>
        <w:spacing w:before="240" w:after="0" w:line="480" w:lineRule="auto"/>
        <w:ind w:hanging="0"/>
        <w:rPr>
          <w:rFonts w:ascii="Times New Roman" w:hAnsi="Times New Roman"/>
          <w:sz w:val="24"/>
          <w:szCs w:val="24"/>
        </w:rPr>
      </w:pPr>
      <w:r>
        <w:rPr>
          <w:rFonts w:eastAsia="Times New Roman"/>
          <w:b w:val="1"/>
          <w:bCs w:val="1"/>
          <w:sz w:val="24"/>
          <w:szCs w:val="24"/>
        </w:rPr>
        <w:t>Figura 19</w:t>
      </w:r>
    </w:p>
    <w:p xmlns:wp14="http://schemas.microsoft.com/office/word/2010/wordml" w:rsidP="6BCAD749" w14:paraId="3FB6D8FF" wp14:textId="66BED02A">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Diagrama de secuencia de CU-05 Gestionar pacientes</w:t>
      </w:r>
    </w:p>
    <w:p xmlns:wp14="http://schemas.microsoft.com/office/word/2010/wordml" w:rsidP="6C2EBA1A" w14:paraId="5E73B23B" wp14:textId="2AC26BBE">
      <w:pPr>
        <w:pStyle w:val="Normal"/>
        <w:keepNext w:val="1"/>
        <w:ind w:hanging="0"/>
        <w:rPr>
          <w:rFonts w:ascii="Times New Roman" w:hAnsi="Times New Roman"/>
          <w:sz w:val="24"/>
          <w:szCs w:val="24"/>
        </w:rPr>
      </w:pPr>
      <w:r>
        <w:drawing>
          <wp:inline xmlns:wp14="http://schemas.microsoft.com/office/word/2010/wordprocessingDrawing" wp14:editId="06ECF1BB" wp14:anchorId="5753BAFA">
            <wp:extent cx="4810125" cy="5405224"/>
            <wp:effectExtent l="0" t="0" r="0" b="0"/>
            <wp:docPr id="22" name="Secuencia 93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 name="Secuencia 930"/>
                    <pic:cNvPicPr>
                      <a:picLocks noChangeAspect="1" noChangeArrowheads="1"/>
                    </pic:cNvPicPr>
                  </pic:nvPicPr>
                  <pic:blipFill>
                    <a:blip xmlns:r="http://schemas.openxmlformats.org/officeDocument/2006/relationships" r:embed="rId23"/>
                    <a:stretch>
                      <a:fillRect/>
                    </a:stretch>
                  </pic:blipFill>
                  <pic:spPr bwMode="auto">
                    <a:xfrm rot="0">
                      <a:off x="0" y="0"/>
                      <a:ext cx="4810125" cy="5405224"/>
                    </a:xfrm>
                    <a:prstGeom prst="rect">
                      <a:avLst/>
                    </a:prstGeom>
                    <a:noFill/>
                  </pic:spPr>
                </pic:pic>
              </a:graphicData>
            </a:graphic>
          </wp:inline>
        </w:drawing>
        <w:br/>
      </w:r>
      <w:r>
        <w:rPr>
          <w:rFonts w:eastAsia="Times New Roman"/>
          <w:i w:val="1"/>
          <w:iCs w:val="1"/>
          <w:sz w:val="24"/>
          <w:szCs w:val="24"/>
        </w:rPr>
        <w:t>Nota.</w:t>
      </w:r>
      <w:r>
        <w:rPr>
          <w:rFonts w:eastAsia="Times New Roman"/>
          <w:sz w:val="24"/>
          <w:szCs w:val="24"/>
        </w:rPr>
        <w:t xml:space="preserve"> Elaboración propia.</w:t>
      </w:r>
    </w:p>
    <w:p xmlns:wp14="http://schemas.microsoft.com/office/word/2010/wordml" w14:paraId="2B3F9C20" wp14:textId="77777777">
      <w:pPr>
        <w:pStyle w:val="Normal"/>
        <w:bidi w:val="0"/>
        <w:rPr>
          <w:rFonts w:ascii="Times New Roman" w:hAnsi="Times New Roman"/>
          <w:sz w:val="24"/>
          <w:szCs w:val="24"/>
        </w:rPr>
      </w:pPr>
      <w:r>
        <w:rPr>
          <w:sz w:val="24"/>
          <w:szCs w:val="24"/>
        </w:rPr>
        <w:t xml:space="preserve">La secuencia muestra que PatientsCtrl valida el documento, el nombre y la autorización antes de llamar a PatientsDAO, y que el caso de documento duplicado (error 23505 de PostgreSQL) se traduce en un mensaje de negocio en lugar de dejar pasar el error de base de datos hasta la vista.</w:t>
      </w:r>
    </w:p>
    <w:p xmlns:wp14="http://schemas.microsoft.com/office/word/2010/wordml" w14:paraId="0A04020C" wp14:textId="77777777">
      <w:pPr>
        <w:pStyle w:val="Caption"/>
        <w:keepNext w:val="true"/>
        <w:spacing w:before="240" w:after="0" w:line="480" w:lineRule="auto"/>
        <w:ind w:hanging="0"/>
        <w:jc w:val="start"/>
        <w:rPr>
          <w:rFonts w:ascii="Times New Roman" w:hAnsi="Times New Roman"/>
          <w:sz w:val="24"/>
          <w:szCs w:val="24"/>
        </w:rPr>
      </w:pPr>
      <w:r>
        <w:rPr>
          <w:rFonts w:eastAsia="Times New Roman"/>
          <w:b/>
          <w:bCs/>
          <w:sz w:val="24"/>
          <w:szCs w:val="24"/>
        </w:rPr>
        <w:t>Figura 20</w:t>
      </w:r>
    </w:p>
    <w:p xmlns:wp14="http://schemas.microsoft.com/office/word/2010/wordml" w:rsidP="6BCAD749" w14:paraId="50684C34" wp14:textId="22CC14AE">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Diagrama de secuencia de CU-06 Agendar cita</w:t>
      </w:r>
    </w:p>
    <w:p xmlns:wp14="http://schemas.microsoft.com/office/word/2010/wordml" w14:paraId="38C1F859" wp14:textId="77777777">
      <w:pPr>
        <w:pStyle w:val="Normal"/>
        <w:keepNext w:val="true"/>
        <w:ind w:hanging="0"/>
        <w:rPr>
          <w:rFonts w:ascii="Times New Roman" w:hAnsi="Times New Roman"/>
          <w:sz w:val="24"/>
          <w:szCs w:val="24"/>
        </w:rPr>
      </w:pPr>
      <w:r>
        <w:rPr/>
        <w:drawing>
          <wp:inline xmlns:wp14="http://schemas.microsoft.com/office/word/2010/wordprocessingDrawing" distT="0" distB="0" distL="0" distR="0" wp14:anchorId="0575BAE8" wp14:editId="7777777">
            <wp:extent cx="5943600" cy="5242560"/>
            <wp:effectExtent l="0" t="0" r="0" b="0"/>
            <wp:docPr id="23" name="Secuencia 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ecuencia 931"/>
                    <pic:cNvPicPr>
                      <a:picLocks noChangeAspect="1" noChangeArrowheads="1"/>
                    </pic:cNvPicPr>
                  </pic:nvPicPr>
                  <pic:blipFill>
                    <a:blip r:embed="rId24"/>
                    <a:stretch>
                      <a:fillRect/>
                    </a:stretch>
                  </pic:blipFill>
                  <pic:spPr bwMode="auto">
                    <a:xfrm>
                      <a:off x="0" y="0"/>
                      <a:ext cx="5943600" cy="5242560"/>
                    </a:xfrm>
                    <a:prstGeom prst="rect">
                      <a:avLst/>
                    </a:prstGeom>
                    <a:noFill/>
                  </pic:spPr>
                </pic:pic>
              </a:graphicData>
            </a:graphic>
          </wp:inline>
        </w:drawing>
      </w:r>
    </w:p>
    <w:p xmlns:wp14="http://schemas.microsoft.com/office/word/2010/wordml" w14:paraId="1F877E12" wp14:textId="77777777">
      <w:pPr>
        <w:pStyle w:val="Normal"/>
        <w:ind w:hanging="0"/>
        <w:jc w:val="star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xmlns:wp14="http://schemas.microsoft.com/office/word/2010/wordml" w14:paraId="3C569F99" wp14:textId="77777777">
      <w:pPr>
        <w:pStyle w:val="Normal"/>
        <w:bidi w:val="0"/>
        <w:rPr>
          <w:rFonts w:ascii="Times New Roman" w:hAnsi="Times New Roman"/>
          <w:sz w:val="24"/>
          <w:szCs w:val="24"/>
        </w:rPr>
      </w:pPr>
      <w:r>
        <w:rPr>
          <w:sz w:val="24"/>
          <w:szCs w:val="24"/>
        </w:rPr>
        <w:t xml:space="preserve">En la secuencia, el evento se crea primero en Google Calendar y solo si esa llamada responde con éxito se inserta la cita en Supabase con el identificador recibido; la plantilla del mensaje de confirmación se arma con los datos del paciente y de la cita ya guardada.</w:t>
      </w:r>
    </w:p>
    <w:p xmlns:wp14="http://schemas.microsoft.com/office/word/2010/wordml" w14:paraId="1A297925" wp14:textId="77777777">
      <w:pPr>
        <w:pStyle w:val="Caption"/>
        <w:keepNext w:val="true"/>
        <w:spacing w:before="240" w:after="0" w:line="480" w:lineRule="auto"/>
        <w:ind w:hanging="0"/>
        <w:jc w:val="start"/>
        <w:rPr>
          <w:rFonts w:ascii="Times New Roman" w:hAnsi="Times New Roman"/>
          <w:sz w:val="24"/>
          <w:szCs w:val="24"/>
        </w:rPr>
      </w:pPr>
      <w:r>
        <w:rPr>
          <w:rFonts w:eastAsia="Times New Roman"/>
          <w:b/>
          <w:bCs/>
          <w:sz w:val="24"/>
          <w:szCs w:val="24"/>
        </w:rPr>
        <w:t>Figura 21</w:t>
      </w:r>
    </w:p>
    <w:p xmlns:wp14="http://schemas.microsoft.com/office/word/2010/wordml" w:rsidP="6BCAD749" w14:paraId="455B7B54" wp14:textId="33E57237">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Diagrama de secuencia de CU-07 Reprogramar cita</w:t>
      </w:r>
    </w:p>
    <w:p xmlns:wp14="http://schemas.microsoft.com/office/word/2010/wordml" w14:paraId="0C8FE7CE" wp14:textId="77777777">
      <w:pPr>
        <w:pStyle w:val="Normal"/>
        <w:keepNext w:val="true"/>
        <w:ind w:hanging="0"/>
        <w:rPr>
          <w:rFonts w:ascii="Times New Roman" w:hAnsi="Times New Roman"/>
          <w:sz w:val="24"/>
          <w:szCs w:val="24"/>
        </w:rPr>
      </w:pPr>
      <w:r>
        <w:rPr/>
        <w:drawing>
          <wp:inline xmlns:wp14="http://schemas.microsoft.com/office/word/2010/wordprocessingDrawing" distT="0" distB="0" distL="0" distR="0" wp14:anchorId="7BB887DA" wp14:editId="7777777">
            <wp:extent cx="5943600" cy="3604895"/>
            <wp:effectExtent l="0" t="0" r="0" b="0"/>
            <wp:docPr id="24" name="Secuencia 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ecuencia 932"/>
                    <pic:cNvPicPr>
                      <a:picLocks noChangeAspect="1" noChangeArrowheads="1"/>
                    </pic:cNvPicPr>
                  </pic:nvPicPr>
                  <pic:blipFill>
                    <a:blip r:embed="rId25"/>
                    <a:stretch>
                      <a:fillRect/>
                    </a:stretch>
                  </pic:blipFill>
                  <pic:spPr bwMode="auto">
                    <a:xfrm>
                      <a:off x="0" y="0"/>
                      <a:ext cx="5943600" cy="3604895"/>
                    </a:xfrm>
                    <a:prstGeom prst="rect">
                      <a:avLst/>
                    </a:prstGeom>
                    <a:noFill/>
                  </pic:spPr>
                </pic:pic>
              </a:graphicData>
            </a:graphic>
          </wp:inline>
        </w:drawing>
      </w:r>
    </w:p>
    <w:p xmlns:wp14="http://schemas.microsoft.com/office/word/2010/wordml" w14:paraId="319C8B31" wp14:textId="77777777">
      <w:pPr>
        <w:pStyle w:val="Normal"/>
        <w:ind w:hanging="0"/>
        <w:jc w:val="star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xmlns:wp14="http://schemas.microsoft.com/office/word/2010/wordml" w14:paraId="52F46B91" wp14:textId="77777777">
      <w:pPr>
        <w:pStyle w:val="Normal"/>
        <w:bidi w:val="0"/>
        <w:rPr>
          <w:rFonts w:ascii="Times New Roman" w:hAnsi="Times New Roman"/>
          <w:sz w:val="24"/>
          <w:szCs w:val="24"/>
        </w:rPr>
      </w:pPr>
      <w:r>
        <w:rPr>
          <w:sz w:val="24"/>
          <w:szCs w:val="24"/>
        </w:rPr>
        <w:t xml:space="preserve">La secuencia usa un PATCH sobre el evento de Google Calendar y un UPSERT sobre la tabla appointments, de modo que la cita conserva su identificador tanto en el calendario como en la base de datos aunque cambie de horario.</w:t>
      </w:r>
    </w:p>
    <w:p xmlns:wp14="http://schemas.microsoft.com/office/word/2010/wordml" w14:paraId="29E7D3C5" wp14:textId="77777777">
      <w:pPr>
        <w:pStyle w:val="Caption"/>
        <w:keepNext w:val="true"/>
        <w:spacing w:before="240" w:after="0" w:line="480" w:lineRule="auto"/>
        <w:ind w:hanging="0"/>
        <w:jc w:val="start"/>
        <w:rPr>
          <w:rFonts w:ascii="Times New Roman" w:hAnsi="Times New Roman"/>
          <w:sz w:val="24"/>
          <w:szCs w:val="24"/>
        </w:rPr>
      </w:pPr>
      <w:r>
        <w:rPr>
          <w:rFonts w:eastAsia="Times New Roman"/>
          <w:b/>
          <w:bCs/>
          <w:sz w:val="24"/>
          <w:szCs w:val="24"/>
        </w:rPr>
        <w:t>Figura 22</w:t>
      </w:r>
    </w:p>
    <w:p xmlns:wp14="http://schemas.microsoft.com/office/word/2010/wordml" w:rsidP="6BCAD749" w14:paraId="200FBE69" wp14:textId="53899E30">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Diagrama de secuencia de CU-08 Cancelar cita</w:t>
      </w:r>
    </w:p>
    <w:p xmlns:wp14="http://schemas.microsoft.com/office/word/2010/wordml" w14:paraId="41004F19" wp14:textId="77777777">
      <w:pPr>
        <w:pStyle w:val="Normal"/>
        <w:keepNext w:val="true"/>
        <w:ind w:hanging="0"/>
        <w:rPr>
          <w:rFonts w:ascii="Times New Roman" w:hAnsi="Times New Roman"/>
          <w:sz w:val="24"/>
          <w:szCs w:val="24"/>
        </w:rPr>
      </w:pPr>
      <w:r>
        <w:rPr/>
        <w:drawing>
          <wp:inline xmlns:wp14="http://schemas.microsoft.com/office/word/2010/wordprocessingDrawing" distT="0" distB="0" distL="0" distR="0" wp14:anchorId="7EA18611" wp14:editId="7777777">
            <wp:extent cx="5943600" cy="3566795"/>
            <wp:effectExtent l="0" t="0" r="0" b="0"/>
            <wp:docPr id="25" name="Secuencia 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ecuencia 933"/>
                    <pic:cNvPicPr>
                      <a:picLocks noChangeAspect="1" noChangeArrowheads="1"/>
                    </pic:cNvPicPr>
                  </pic:nvPicPr>
                  <pic:blipFill>
                    <a:blip r:embed="rId26"/>
                    <a:stretch>
                      <a:fillRect/>
                    </a:stretch>
                  </pic:blipFill>
                  <pic:spPr bwMode="auto">
                    <a:xfrm>
                      <a:off x="0" y="0"/>
                      <a:ext cx="5943600" cy="3566795"/>
                    </a:xfrm>
                    <a:prstGeom prst="rect">
                      <a:avLst/>
                    </a:prstGeom>
                    <a:noFill/>
                  </pic:spPr>
                </pic:pic>
              </a:graphicData>
            </a:graphic>
          </wp:inline>
        </w:drawing>
      </w:r>
    </w:p>
    <w:p xmlns:wp14="http://schemas.microsoft.com/office/word/2010/wordml" w14:paraId="488F77B8" wp14:textId="77777777">
      <w:pPr>
        <w:pStyle w:val="Normal"/>
        <w:ind w:hanging="0"/>
        <w:jc w:val="star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xmlns:wp14="http://schemas.microsoft.com/office/word/2010/wordml" w14:paraId="735C929D" wp14:textId="0D1C7479">
      <w:pPr>
        <w:pStyle w:val="Normal"/>
        <w:bidi w:val="0"/>
        <w:rPr>
          <w:rFonts w:ascii="Times New Roman" w:hAnsi="Times New Roman"/>
          <w:sz w:val="24"/>
          <w:szCs w:val="24"/>
        </w:rPr>
      </w:pPr>
      <w:r>
        <w:rPr>
          <w:sz w:val="24"/>
          <w:szCs w:val="24"/>
        </w:rPr>
        <w:t xml:space="preserve">La secuencia pide confirmación antes de actuar y, solo tras ella, elimina el evento de Google Calendar y actualiza el estado de la cita a "Cancelada" en Supabase; si el usuario no confirma, el flujo termina sin tocar ninguno de los dos sistemas.</w:t>
      </w:r>
    </w:p>
    <w:p xmlns:wp14="http://schemas.microsoft.com/office/word/2010/wordml" w14:paraId="31654197" wp14:textId="77777777">
      <w:pPr>
        <w:pStyle w:val="Caption"/>
        <w:keepNext w:val="true"/>
        <w:spacing w:before="240" w:after="0" w:line="480" w:lineRule="auto"/>
        <w:ind w:hanging="0"/>
        <w:jc w:val="start"/>
        <w:rPr>
          <w:rFonts w:ascii="Times New Roman" w:hAnsi="Times New Roman"/>
          <w:sz w:val="24"/>
          <w:szCs w:val="24"/>
        </w:rPr>
      </w:pPr>
      <w:r>
        <w:rPr>
          <w:rFonts w:eastAsia="Times New Roman"/>
          <w:b/>
          <w:bCs/>
          <w:sz w:val="24"/>
          <w:szCs w:val="24"/>
        </w:rPr>
        <w:t>Figura 23</w:t>
      </w:r>
    </w:p>
    <w:p xmlns:wp14="http://schemas.microsoft.com/office/word/2010/wordml" w:rsidP="6BCAD749" w14:paraId="7FC83D4E" wp14:textId="66C1FE66">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Diagrama de secuencia de CU-09 Gestionar historia clínica</w:t>
      </w:r>
    </w:p>
    <w:p xmlns:wp14="http://schemas.microsoft.com/office/word/2010/wordml" w14:paraId="67C0C651" wp14:textId="77777777">
      <w:pPr>
        <w:pStyle w:val="Normal"/>
        <w:keepNext w:val="1"/>
        <w:ind w:hanging="0"/>
        <w:rPr>
          <w:rFonts w:ascii="Times New Roman" w:hAnsi="Times New Roman"/>
          <w:sz w:val="24"/>
          <w:szCs w:val="24"/>
        </w:rPr>
      </w:pPr>
      <w:r>
        <w:drawing>
          <wp:inline xmlns:wp14="http://schemas.microsoft.com/office/word/2010/wordprocessingDrawing" wp14:editId="6EC88F76" wp14:anchorId="5C9328E6">
            <wp:extent cx="5365255" cy="5748160"/>
            <wp:effectExtent l="0" t="0" r="0" b="0"/>
            <wp:docPr id="26" name="Secuencia 93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 name="Secuencia 934"/>
                    <pic:cNvPicPr>
                      <a:picLocks noChangeAspect="1" noChangeArrowheads="1"/>
                    </pic:cNvPicPr>
                  </pic:nvPicPr>
                  <pic:blipFill>
                    <a:blip xmlns:r="http://schemas.openxmlformats.org/officeDocument/2006/relationships" r:embed="rId27"/>
                    <a:stretch>
                      <a:fillRect/>
                    </a:stretch>
                  </pic:blipFill>
                  <pic:spPr bwMode="auto">
                    <a:xfrm rot="0">
                      <a:off x="0" y="0"/>
                      <a:ext cx="5365255" cy="5748160"/>
                    </a:xfrm>
                    <a:prstGeom prst="rect">
                      <a:avLst/>
                    </a:prstGeom>
                    <a:noFill/>
                  </pic:spPr>
                </pic:pic>
              </a:graphicData>
            </a:graphic>
          </wp:inline>
        </w:drawing>
      </w:r>
    </w:p>
    <w:p xmlns:wp14="http://schemas.microsoft.com/office/word/2010/wordml" w14:paraId="3A408971" wp14:textId="77777777">
      <w:pPr>
        <w:pStyle w:val="Normal"/>
        <w:ind w:hanging="0"/>
        <w:jc w:val="star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xmlns:wp14="http://schemas.microsoft.com/office/word/2010/wordml" w14:paraId="3D4E4268" wp14:textId="77777777">
      <w:pPr>
        <w:pStyle w:val="Normal"/>
        <w:bidi w:val="0"/>
        <w:rPr>
          <w:rFonts w:ascii="Times New Roman" w:hAnsi="Times New Roman"/>
          <w:sz w:val="24"/>
          <w:szCs w:val="24"/>
        </w:rPr>
      </w:pPr>
      <w:r>
        <w:rPr>
          <w:sz w:val="24"/>
          <w:szCs w:val="24"/>
        </w:rPr>
        <w:t xml:space="preserve">La secuencia resuelve primero la identidad del odontólogo que firma la atención a partir del usuario autenticado, guarda la atención clínica y, de forma opcional, actualiza los datos del paciente y sube las radiografías adjuntas en la misma operación.</w:t>
      </w:r>
    </w:p>
    <w:p xmlns:wp14="http://schemas.microsoft.com/office/word/2010/wordml" w14:paraId="15EF6331" wp14:textId="77777777">
      <w:pPr>
        <w:pStyle w:val="Caption"/>
        <w:keepNext w:val="true"/>
        <w:spacing w:before="240" w:after="0" w:line="480" w:lineRule="auto"/>
        <w:ind w:hanging="0"/>
        <w:jc w:val="start"/>
        <w:rPr>
          <w:rFonts w:ascii="Times New Roman" w:hAnsi="Times New Roman"/>
          <w:sz w:val="24"/>
          <w:szCs w:val="24"/>
        </w:rPr>
      </w:pPr>
      <w:r>
        <w:rPr>
          <w:rFonts w:eastAsia="Times New Roman"/>
          <w:b/>
          <w:bCs/>
          <w:sz w:val="24"/>
          <w:szCs w:val="24"/>
        </w:rPr>
        <w:t>Figura 24</w:t>
      </w:r>
    </w:p>
    <w:p xmlns:wp14="http://schemas.microsoft.com/office/word/2010/wordml" w:rsidP="6BCAD749" w14:paraId="2BA62933" wp14:textId="535C1440">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Diagrama de secuencia de CU-17 Enviar recordatorio de cita</w:t>
      </w:r>
    </w:p>
    <w:p xmlns:wp14="http://schemas.microsoft.com/office/word/2010/wordml" w:rsidP="6C2EBA1A" w14:paraId="5AF3686B" wp14:textId="0352075A">
      <w:pPr>
        <w:pStyle w:val="Normal"/>
        <w:keepNext w:val="1"/>
        <w:ind w:hanging="0"/>
        <w:rPr>
          <w:rFonts w:ascii="Times New Roman" w:hAnsi="Times New Roman"/>
          <w:sz w:val="24"/>
          <w:szCs w:val="24"/>
        </w:rPr>
      </w:pPr>
      <w:r>
        <w:drawing>
          <wp:inline xmlns:wp14="http://schemas.microsoft.com/office/word/2010/wordprocessingDrawing" wp14:editId="4C8D2873" wp14:anchorId="7E5F6237">
            <wp:extent cx="5943600" cy="5415280"/>
            <wp:effectExtent l="0" t="0" r="0" b="0"/>
            <wp:docPr id="27" name="Secuencia 93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 name="Secuencia 935"/>
                    <pic:cNvPicPr>
                      <a:picLocks noChangeAspect="1" noChangeArrowheads="1"/>
                    </pic:cNvPicPr>
                  </pic:nvPicPr>
                  <pic:blipFill>
                    <a:blip xmlns:r="http://schemas.openxmlformats.org/officeDocument/2006/relationships" r:embed="rId28"/>
                    <a:stretch>
                      <a:fillRect/>
                    </a:stretch>
                  </pic:blipFill>
                  <pic:spPr bwMode="auto">
                    <a:xfrm>
                      <a:off x="0" y="0"/>
                      <a:ext cx="5943600" cy="5415280"/>
                    </a:xfrm>
                    <a:prstGeom prst="rect">
                      <a:avLst/>
                    </a:prstGeom>
                    <a:noFill/>
                  </pic:spPr>
                </pic:pic>
              </a:graphicData>
            </a:graphic>
          </wp:inline>
        </w:drawing>
      </w:r>
      <w:r>
        <w:rPr>
          <w:rFonts w:eastAsia="Times New Roman"/>
          <w:i w:val="1"/>
          <w:iCs w:val="1"/>
          <w:sz w:val="24"/>
          <w:szCs w:val="24"/>
        </w:rPr>
        <w:t>Nota.</w:t>
      </w:r>
      <w:r>
        <w:rPr>
          <w:rFonts w:eastAsia="Times New Roman"/>
          <w:sz w:val="24"/>
          <w:szCs w:val="24"/>
        </w:rPr>
        <w:t xml:space="preserve"> Elaboración propia.</w:t>
      </w:r>
    </w:p>
    <w:p xmlns:wp14="http://schemas.microsoft.com/office/word/2010/wordml" w14:paraId="322EB15A" wp14:textId="77777777">
      <w:pPr>
        <w:pStyle w:val="Normal"/>
        <w:bidi w:val="0"/>
        <w:rPr>
          <w:rFonts w:ascii="Times New Roman" w:hAnsi="Times New Roman"/>
          <w:sz w:val="24"/>
          <w:szCs w:val="24"/>
        </w:rPr>
      </w:pPr>
      <w:r>
        <w:rPr>
          <w:sz w:val="24"/>
          <w:szCs w:val="24"/>
        </w:rPr>
        <w:t xml:space="preserve">La secuencia distingue la tarea que genera los recordatorios del día siguiente, ejecutada cada hora, de la que procesa la cola de envío cada cinco minutos; esta separación evita que una demora en el envío por Twilio retrase la generación de los próximos recordatorios.</w:t>
      </w:r>
    </w:p>
    <w:p xmlns:wp14="http://schemas.microsoft.com/office/word/2010/wordml" w14:paraId="379C69DE" wp14:textId="77777777">
      <w:pPr>
        <w:pStyle w:val="Caption"/>
        <w:keepNext w:val="true"/>
        <w:spacing w:before="240" w:after="0" w:line="480" w:lineRule="auto"/>
        <w:ind w:hanging="0"/>
        <w:jc w:val="start"/>
        <w:rPr>
          <w:rFonts w:ascii="Times New Roman" w:hAnsi="Times New Roman"/>
          <w:sz w:val="24"/>
          <w:szCs w:val="24"/>
        </w:rPr>
      </w:pPr>
      <w:r>
        <w:rPr>
          <w:rFonts w:eastAsia="Times New Roman"/>
          <w:b/>
          <w:bCs/>
          <w:sz w:val="24"/>
          <w:szCs w:val="24"/>
        </w:rPr>
        <w:t>Figura 25</w:t>
      </w:r>
    </w:p>
    <w:p xmlns:wp14="http://schemas.microsoft.com/office/word/2010/wordml" w:rsidP="6BCAD749" w14:paraId="7A875B89" wp14:textId="15F9F3A5">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Diagrama de secuencia de CU-18 Registrar consentimiento informado</w:t>
      </w:r>
    </w:p>
    <w:p xmlns:wp14="http://schemas.microsoft.com/office/word/2010/wordml" w:rsidP="6C2EBA1A" w14:paraId="62E2DEE6" wp14:textId="09D5F7C4">
      <w:pPr>
        <w:pStyle w:val="Normal"/>
        <w:keepNext w:val="1"/>
        <w:ind w:hanging="0"/>
        <w:rPr>
          <w:rFonts w:ascii="Times New Roman" w:hAnsi="Times New Roman"/>
          <w:sz w:val="24"/>
          <w:szCs w:val="24"/>
        </w:rPr>
      </w:pPr>
      <w:r>
        <w:drawing>
          <wp:inline xmlns:wp14="http://schemas.microsoft.com/office/word/2010/wordprocessingDrawing" wp14:editId="395CA1EC" wp14:anchorId="0FF63CCF">
            <wp:extent cx="5943600" cy="5428615"/>
            <wp:effectExtent l="0" t="0" r="0" b="0"/>
            <wp:docPr id="28" name="Secuencia 93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 name="Secuencia 936"/>
                    <pic:cNvPicPr>
                      <a:picLocks noChangeAspect="1" noChangeArrowheads="1"/>
                    </pic:cNvPicPr>
                  </pic:nvPicPr>
                  <pic:blipFill>
                    <a:blip xmlns:r="http://schemas.openxmlformats.org/officeDocument/2006/relationships" r:embed="rId29"/>
                    <a:stretch>
                      <a:fillRect/>
                    </a:stretch>
                  </pic:blipFill>
                  <pic:spPr bwMode="auto">
                    <a:xfrm>
                      <a:off x="0" y="0"/>
                      <a:ext cx="5943600" cy="5428615"/>
                    </a:xfrm>
                    <a:prstGeom prst="rect">
                      <a:avLst/>
                    </a:prstGeom>
                    <a:noFill/>
                  </pic:spPr>
                </pic:pic>
              </a:graphicData>
            </a:graphic>
          </wp:inline>
        </w:drawing>
      </w:r>
      <w:r>
        <w:rPr>
          <w:rFonts w:eastAsia="Times New Roman"/>
          <w:i w:val="1"/>
          <w:iCs w:val="1"/>
          <w:sz w:val="24"/>
          <w:szCs w:val="24"/>
        </w:rPr>
        <w:t>Nota.</w:t>
      </w:r>
      <w:r>
        <w:rPr>
          <w:rFonts w:eastAsia="Times New Roman"/>
          <w:sz w:val="24"/>
          <w:szCs w:val="24"/>
        </w:rPr>
        <w:t xml:space="preserve"> Elaboración propia.</w:t>
      </w:r>
    </w:p>
    <w:p xmlns:wp14="http://schemas.microsoft.com/office/word/2010/wordml" w14:paraId="7FECBFA7" wp14:textId="77777777">
      <w:pPr>
        <w:pStyle w:val="Normal"/>
        <w:bidi w:val="0"/>
        <w:rPr>
          <w:rFonts w:ascii="Times New Roman" w:hAnsi="Times New Roman"/>
          <w:sz w:val="24"/>
          <w:szCs w:val="24"/>
        </w:rPr>
      </w:pPr>
      <w:r>
        <w:rPr>
          <w:sz w:val="24"/>
          <w:szCs w:val="24"/>
        </w:rPr>
        <w:t xml:space="preserve">La secuencia valida el contenido y el nombre de quien firma antes de insertar el registro; si la validación falla, el mensaje de error vuelve a la vista sin llegar a InformedConsentDAO, y el consentimiento solo se agrega a la lista cuando la inserción se confirma.</w:t>
      </w:r>
    </w:p>
    <w:p xmlns:wp14="http://schemas.microsoft.com/office/word/2010/wordml" w14:paraId="6073E453" wp14:textId="77777777">
      <w:pPr>
        <w:pStyle w:val="Caption"/>
        <w:keepNext w:val="true"/>
        <w:spacing w:before="240" w:after="0" w:line="480" w:lineRule="auto"/>
        <w:ind w:hanging="0"/>
        <w:jc w:val="start"/>
        <w:rPr>
          <w:rFonts w:ascii="Times New Roman" w:hAnsi="Times New Roman"/>
          <w:sz w:val="24"/>
          <w:szCs w:val="24"/>
        </w:rPr>
      </w:pPr>
      <w:r>
        <w:rPr>
          <w:rFonts w:eastAsia="Times New Roman"/>
          <w:b/>
          <w:bCs/>
          <w:sz w:val="24"/>
          <w:szCs w:val="24"/>
        </w:rPr>
        <w:t>Figura 26</w:t>
      </w:r>
    </w:p>
    <w:p xmlns:wp14="http://schemas.microsoft.com/office/word/2010/wordml" w:rsidP="6BCAD749" w14:paraId="43F8A6DC" wp14:textId="7DAE7551">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Diagrama de secuencia de CU-20 Registrar autorización de tratamiento de datos personales</w:t>
      </w:r>
    </w:p>
    <w:p xmlns:wp14="http://schemas.microsoft.com/office/word/2010/wordml" w14:paraId="7B04FA47" wp14:textId="77777777">
      <w:pPr>
        <w:pStyle w:val="Normal"/>
        <w:keepNext w:val="true"/>
        <w:ind w:hanging="0"/>
        <w:rPr>
          <w:rFonts w:ascii="Times New Roman" w:hAnsi="Times New Roman"/>
          <w:sz w:val="24"/>
          <w:szCs w:val="24"/>
        </w:rPr>
      </w:pPr>
      <w:r>
        <w:rPr/>
        <w:drawing>
          <wp:inline xmlns:wp14="http://schemas.microsoft.com/office/word/2010/wordprocessingDrawing" distT="0" distB="0" distL="0" distR="0" wp14:anchorId="5C69A20B" wp14:editId="7777777">
            <wp:extent cx="5943600" cy="4723765"/>
            <wp:effectExtent l="0" t="0" r="0" b="0"/>
            <wp:docPr id="29" name="Secuencia 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ecuencia 937"/>
                    <pic:cNvPicPr>
                      <a:picLocks noChangeAspect="1" noChangeArrowheads="1"/>
                    </pic:cNvPicPr>
                  </pic:nvPicPr>
                  <pic:blipFill>
                    <a:blip r:embed="rId30"/>
                    <a:stretch>
                      <a:fillRect/>
                    </a:stretch>
                  </pic:blipFill>
                  <pic:spPr bwMode="auto">
                    <a:xfrm>
                      <a:off x="0" y="0"/>
                      <a:ext cx="5943600" cy="4723765"/>
                    </a:xfrm>
                    <a:prstGeom prst="rect">
                      <a:avLst/>
                    </a:prstGeom>
                    <a:noFill/>
                  </pic:spPr>
                </pic:pic>
              </a:graphicData>
            </a:graphic>
          </wp:inline>
        </w:drawing>
      </w:r>
    </w:p>
    <w:p xmlns:wp14="http://schemas.microsoft.com/office/word/2010/wordml" w14:paraId="6F2A4A8C" wp14:textId="77777777">
      <w:pPr>
        <w:pStyle w:val="Normal"/>
        <w:ind w:hanging="0"/>
        <w:jc w:val="star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xmlns:wp14="http://schemas.microsoft.com/office/word/2010/wordml" w:rsidP="6C2EBA1A" w14:paraId="6AA258D8" wp14:textId="64FBF541">
      <w:pPr>
        <w:pStyle w:val="Normal"/>
        <w:ind/>
        <w:rPr>
          <w:rFonts w:ascii="Times New Roman" w:hAnsi="Times New Roman"/>
          <w:sz w:val="24"/>
          <w:szCs w:val="24"/>
        </w:rPr>
      </w:pPr>
      <w:r>
        <w:rPr>
          <w:sz w:val="24"/>
          <w:szCs w:val="24"/>
        </w:rPr>
        <w:t xml:space="preserve">La secuencia muestra el aviso de tratamiento de datos exigido por la Ley 1581 de 2012 antes de que el usuario marque la autorización, y bloquea el guardado con el mensaje "Se requiere la autorización" si esta no se marcó.</w:t>
      </w:r>
    </w:p>
    <w:p xmlns:wp14="http://schemas.microsoft.com/office/word/2010/wordml" w:rsidP="6C2EBA1A" wp14:textId="77777777" w14:paraId="26B7A6BE">
      <w:pPr>
        <w:pStyle w:val="Normal"/>
        <w:spacing w:line="240" w:lineRule="auto"/>
        <w:ind w:hanging="0"/>
        <w:rPr>
          <w:rFonts w:ascii="Times New Roman" w:hAnsi="Times New Roman" w:eastAsia="Times New Roman"/>
          <w:b w:val="1"/>
          <w:bCs w:val="1"/>
          <w:i w:val="1"/>
          <w:iCs w:val="1"/>
          <w:sz w:val="24"/>
          <w:szCs w:val="24"/>
        </w:rPr>
        <w:sectPr>
          <w:headerReference w:type="even" r:id="rId31"/>
          <w:headerReference w:type="default" r:id="rId32"/>
          <w:headerReference w:type="first" r:id="rId33"/>
          <w:footerReference w:type="even" r:id="rId34"/>
          <w:footerReference w:type="default" r:id="rId35"/>
          <w:footerReference w:type="first" r:id="rId36"/>
          <w:type w:val="nextPage"/>
          <w:pgSz w:w="12240" w:h="15840" w:orient="portrait"/>
          <w:pgMar w:top="1440" w:right="1440" w:bottom="1440" w:left="1440" w:header="709" w:footer="1134" w:gutter="0"/>
          <w:pgNumType w:fmt="decimal"/>
          <w:formProt w:val="false"/>
          <w:textDirection w:val="lrTb"/>
          <w:docGrid w:type="default" w:linePitch="360" w:charSpace="0"/>
          <w:cols w:num="1"/>
        </w:sectPr>
      </w:pPr>
      <w:r>
        <w:br w:type="page"/>
      </w:r>
    </w:p>
    <w:p w:rsidR="30466D8D" w:rsidP="6C2EBA1A" w:rsidRDefault="30466D8D" w14:paraId="521C5F5D" w14:textId="7D0CA706">
      <w:pPr>
        <w:pStyle w:val="Heading2"/>
        <w:spacing w:before="0" w:after="0"/>
      </w:pPr>
      <w:r>
        <w:rPr>
          <w:rFonts w:eastAsia="Times New Roman" w:cs="Times New Roman"/>
          <w:sz w:val="24"/>
          <w:szCs w:val="24"/>
        </w:rPr>
        <w:t>4.4 Diagrama de Clases del Sistema</w:t>
      </w:r>
    </w:p>
    <w:p w:rsidR="3EA5E87F" w:rsidP="6C2EBA1A" w:rsidRDefault="3EA5E87F" w14:paraId="5F6E9B4B" w14:textId="6390DD2C">
      <w:pPr>
        <w:pStyle w:val="Normal"/>
      </w:pPr>
      <w:r>
        <w:rPr/>
        <w:t>El diagrama de clases se obtuvo al refinar el modelo de dominio con los atributos y las operaciones que aparecieron en los diagramas de secuencia. Para facilitar su lectura se presenta en dos vistas. La primera muestra las clases de las capas de vista, control y acceso a datos, organizadas en paquetes según la arquitectura descrita en el numeral 4.1; como los controladores y los objetos de acceso a datos del sistema son módulos de funciones, se representan con el estereotipo "utility". La segunda muestra las entidades de la capa de modelo, sus atributos, las tablas de la base de datos en las que se almacenan y las relaciones entre ellas.</w:t>
      </w:r>
    </w:p>
    <w:p w:rsidR="10653AF4" w:rsidP="6C2EBA1A" w:rsidRDefault="10653AF4" w14:paraId="38770AB1" w14:textId="1CD5CF73">
      <w:pPr>
        <w:pStyle w:val="Normal"/>
      </w:pPr>
      <w:r>
        <w:rPr/>
        <w:t xml:space="preserve">Las cardinalidades reflejan reglas ya descritas en el documento: un Usuario registra de 0 a muchas AtencionClinica, cada una asociada a exactamente 1 Paciente y con 0 a muchas Radiografia; un Paciente firma de 0 a muchos ConsentimientoInformado y solicita de 0 a muchas Cita; </w:t>
      </w:r>
      <w:del w:id="9058" w:author="Revisión" w:date="2026-10-25T22:30:00Z">
        <w:r>
          <w:rPr/>
          <w:delText xml:space="preserve">y cada Cita genera entre 0 y 1 Notificacion, que usa como mucho 1 PlantillaMensaje</w:delText>
        </w:r>
      </w:del>
      <w:ins w:id="9059" w:author="Revisión" w:date="2026-10-25T22:30:00Z">
        <w:r>
          <w:rPr/>
          <w:t xml:space="preserve">y cada Cita genera de 0 a muchas Notificacion (la confirmación y el recordatorio), cada una de las cuales usa como mucho 1 PlantillaMensaje</w:t>
        </w:r>
      </w:ins>
      <w:r>
        <w:rPr/>
        <w:t xml:space="preserve">. Estas relaciones de 1 a muchos son las que, en el numeral 5.2, se implementan como llaves foráneas en las tablas correspondientes.</w:t>
      </w:r>
    </w:p>
    <w:p xmlns:wp14="http://schemas.microsoft.com/office/word/2010/wordml" w14:paraId="45D7967E" wp14:textId="77777777">
      <w:pPr>
        <w:pStyle w:val="Caption"/>
        <w:keepNext w:val="true"/>
        <w:spacing w:before="240" w:after="0" w:line="480" w:lineRule="auto"/>
        <w:ind w:hanging="0"/>
        <w:jc w:val="start"/>
        <w:rPr>
          <w:rFonts w:ascii="Times New Roman" w:hAnsi="Times New Roman"/>
          <w:sz w:val="24"/>
          <w:szCs w:val="24"/>
        </w:rPr>
      </w:pPr>
      <w:bookmarkStart w:name="_Toc231036776" w:id="184"/>
      <w:bookmarkStart w:name="bm_Ilustraci_n_10_Modelo_de_dominio_142" w:id="185"/>
      <w:bookmarkEnd w:id="184"/>
      <w:bookmarkEnd w:id="185"/>
      <w:r>
        <w:rPr>
          <w:rFonts w:eastAsia="Times New Roman"/>
          <w:b/>
          <w:bCs/>
          <w:sz w:val="24"/>
          <w:szCs w:val="24"/>
        </w:rPr>
        <w:t>Figura 27</w:t>
      </w:r>
    </w:p>
    <w:p xmlns:wp14="http://schemas.microsoft.com/office/word/2010/wordml" w14:paraId="3986F7B6" wp14:textId="77777777">
      <w:pPr>
        <w:pStyle w:val="Caption"/>
        <w:keepNext w:val="true"/>
        <w:spacing w:before="0" w:after="0" w:line="480" w:lineRule="auto"/>
        <w:ind w:hanging="0"/>
        <w:jc w:val="start"/>
        <w:rPr>
          <w:rFonts w:ascii="Times New Roman" w:hAnsi="Times New Roman"/>
          <w:sz w:val="24"/>
          <w:szCs w:val="24"/>
        </w:rPr>
      </w:pPr>
      <w:r>
        <w:rPr>
          <w:rFonts w:eastAsia="Times New Roman"/>
          <w:i/>
          <w:iCs/>
          <w:sz w:val="24"/>
          <w:szCs w:val="24"/>
        </w:rPr>
        <w:t>Modelo de dominio</w:t>
      </w:r>
    </w:p>
    <w:p xmlns:wp14="http://schemas.microsoft.com/office/word/2010/wordml" w14:paraId="30DCCCAD" wp14:textId="77777777">
      <w:pPr>
        <w:pStyle w:val="Normal"/>
        <w:ind w:hanging="0"/>
        <w:rPr>
          <w:rFonts w:ascii="Times New Roman" w:hAnsi="Times New Roman"/>
          <w:sz w:val="24"/>
          <w:szCs w:val="24"/>
        </w:rPr>
      </w:pPr>
      <w:r>
        <w:drawing>
          <wp:inline xmlns:wp14="http://schemas.microsoft.com/office/word/2010/wordprocessingDrawing" wp14:editId="557CC351" wp14:anchorId="732A0908">
            <wp:extent cx="8052872" cy="3989451"/>
            <wp:effectExtent l="0" t="0" r="0" b="0"/>
            <wp:docPr id="30" name="Imagen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 name="Imagen 4"/>
                    <pic:cNvPicPr>
                      <a:picLocks noChangeAspect="1" noChangeArrowheads="1"/>
                    </pic:cNvPicPr>
                  </pic:nvPicPr>
                  <pic:blipFill>
                    <a:blip xmlns:r="http://schemas.openxmlformats.org/officeDocument/2006/relationships" r:embed="rId37"/>
                    <a:stretch>
                      <a:fillRect/>
                    </a:stretch>
                  </pic:blipFill>
                  <pic:spPr bwMode="auto">
                    <a:xfrm rot="0">
                      <a:off x="0" y="0"/>
                      <a:ext cx="8052872" cy="3989451"/>
                    </a:xfrm>
                    <a:prstGeom prst="rect">
                      <a:avLst/>
                    </a:prstGeom>
                    <a:noFill/>
                  </pic:spPr>
                </pic:pic>
              </a:graphicData>
            </a:graphic>
          </wp:inline>
        </w:drawing>
      </w:r>
    </w:p>
    <w:p xmlns:wp14="http://schemas.microsoft.com/office/word/2010/wordml" w14:paraId="60DA256D" wp14:textId="77777777">
      <w:pPr>
        <w:pStyle w:val="Normal"/>
        <w:ind w:hanging="0"/>
        <w:jc w:val="start"/>
        <w:rPr>
          <w:rFonts w:ascii="Times New Roman" w:hAnsi="Times New Roman"/>
          <w:sz w:val="24"/>
          <w:szCs w:val="24"/>
        </w:rPr>
      </w:pPr>
      <w:r>
        <w:rPr>
          <w:rFonts w:eastAsia="Times New Roman"/>
          <w:i w:val="1"/>
          <w:iCs w:val="1"/>
          <w:sz w:val="24"/>
          <w:szCs w:val="24"/>
        </w:rPr>
        <w:t>Nota.</w:t>
      </w:r>
      <w:r>
        <w:rPr>
          <w:rFonts w:eastAsia="Times New Roman"/>
          <w:sz w:val="24"/>
          <w:szCs w:val="24"/>
        </w:rPr>
        <w:t xml:space="preserve"> Elaboración propia.</w:t>
      </w:r>
    </w:p>
    <w:p xmlns:wp14="http://schemas.microsoft.com/office/word/2010/wordml" w14:paraId="16484E31" wp14:textId="77777777">
      <w:pPr>
        <w:pStyle w:val="Caption"/>
        <w:keepNext w:val="true"/>
        <w:spacing w:before="240" w:after="0" w:line="480" w:lineRule="auto"/>
        <w:ind w:hanging="0"/>
        <w:jc w:val="start"/>
        <w:rPr>
          <w:rFonts w:ascii="Times New Roman" w:hAnsi="Times New Roman"/>
          <w:sz w:val="24"/>
          <w:szCs w:val="24"/>
        </w:rPr>
      </w:pPr>
      <w:r>
        <w:rPr>
          <w:rFonts w:eastAsia="Times New Roman"/>
          <w:b/>
          <w:bCs/>
          <w:sz w:val="24"/>
          <w:szCs w:val="24"/>
        </w:rPr>
        <w:t>Figura 28</w:t>
      </w:r>
    </w:p>
    <w:p xmlns:wp14="http://schemas.microsoft.com/office/word/2010/wordml" w:rsidP="6BCAD749" w14:paraId="1F603760" wp14:textId="0EC8E082">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Diagrama de clases de diseño - capas de vista, control y acceso a datos</w:t>
      </w:r>
    </w:p>
    <w:p xmlns:wp14="http://schemas.microsoft.com/office/word/2010/wordml" w14:paraId="36AF6883" wp14:textId="77777777">
      <w:pPr>
        <w:pStyle w:val="Normal"/>
        <w:keepNext w:val="1"/>
        <w:ind w:hanging="0"/>
        <w:rPr>
          <w:rFonts w:ascii="Times New Roman" w:hAnsi="Times New Roman"/>
          <w:sz w:val="24"/>
          <w:szCs w:val="24"/>
        </w:rPr>
      </w:pPr>
      <w:r>
        <w:drawing>
          <wp:inline xmlns:wp14="http://schemas.microsoft.com/office/word/2010/wordprocessingDrawing" wp14:editId="73D39A80" wp14:anchorId="022E03E0">
            <wp:extent cx="7429500" cy="4384322"/>
            <wp:effectExtent l="0" t="0" r="0" b="0"/>
            <wp:docPr id="31" name="Clases 95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 name="Clases 950"/>
                    <pic:cNvPicPr>
                      <a:picLocks noChangeAspect="1" noChangeArrowheads="1"/>
                    </pic:cNvPicPr>
                  </pic:nvPicPr>
                  <pic:blipFill>
                    <a:blip xmlns:r="http://schemas.openxmlformats.org/officeDocument/2006/relationships" r:embed="rId38"/>
                    <a:stretch>
                      <a:fillRect/>
                    </a:stretch>
                  </pic:blipFill>
                  <pic:spPr bwMode="auto">
                    <a:xfrm rot="0">
                      <a:off x="0" y="0"/>
                      <a:ext cx="7429500" cy="4384322"/>
                    </a:xfrm>
                    <a:prstGeom prst="rect">
                      <a:avLst/>
                    </a:prstGeom>
                    <a:noFill/>
                  </pic:spPr>
                </pic:pic>
              </a:graphicData>
            </a:graphic>
          </wp:inline>
        </w:drawing>
      </w:r>
    </w:p>
    <w:p xmlns:wp14="http://schemas.microsoft.com/office/word/2010/wordml" w14:paraId="323806AC" wp14:textId="77777777">
      <w:pPr>
        <w:pStyle w:val="Normal"/>
        <w:ind w:hanging="0"/>
        <w:jc w:val="star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xmlns:wp14="http://schemas.microsoft.com/office/word/2010/wordml" w14:paraId="5809709E" wp14:textId="77777777">
      <w:pPr>
        <w:pStyle w:val="Caption"/>
        <w:keepNext w:val="true"/>
        <w:spacing w:before="240" w:after="0" w:line="480" w:lineRule="auto"/>
        <w:ind w:hanging="0"/>
        <w:jc w:val="start"/>
        <w:rPr>
          <w:rFonts w:ascii="Times New Roman" w:hAnsi="Times New Roman"/>
          <w:sz w:val="24"/>
          <w:szCs w:val="24"/>
        </w:rPr>
      </w:pPr>
      <w:r>
        <w:rPr>
          <w:rFonts w:eastAsia="Times New Roman"/>
          <w:b/>
          <w:bCs/>
          <w:sz w:val="24"/>
          <w:szCs w:val="24"/>
        </w:rPr>
        <w:t>Figura 29</w:t>
      </w:r>
    </w:p>
    <w:p xmlns:wp14="http://schemas.microsoft.com/office/word/2010/wordml" w:rsidP="6BCAD749" w14:paraId="7A23FF05" wp14:textId="3D013827">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Diagrama de clases de diseño - capa de modelo (entidades)</w:t>
      </w:r>
    </w:p>
    <w:p xmlns:wp14="http://schemas.microsoft.com/office/word/2010/wordml" w14:paraId="54C529ED" wp14:textId="77777777">
      <w:pPr>
        <w:pStyle w:val="Normal"/>
        <w:keepNext w:val="1"/>
        <w:ind w:hanging="0"/>
        <w:rPr>
          <w:rFonts w:ascii="Times New Roman" w:hAnsi="Times New Roman"/>
          <w:sz w:val="24"/>
          <w:szCs w:val="24"/>
        </w:rPr>
      </w:pPr>
      <w:r>
        <w:drawing>
          <wp:inline xmlns:wp14="http://schemas.microsoft.com/office/word/2010/wordprocessingDrawing" wp14:editId="1A341681" wp14:anchorId="1CD91989">
            <wp:extent cx="7703495" cy="4105275"/>
            <wp:effectExtent l="0" t="0" r="0" b="0"/>
            <wp:docPr id="32" name="Clases 95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 name="Clases 951"/>
                    <pic:cNvPicPr>
                      <a:picLocks noChangeAspect="1" noChangeArrowheads="1"/>
                    </pic:cNvPicPr>
                  </pic:nvPicPr>
                  <pic:blipFill>
                    <a:blip xmlns:r="http://schemas.openxmlformats.org/officeDocument/2006/relationships" r:embed="rId39"/>
                    <a:stretch>
                      <a:fillRect/>
                    </a:stretch>
                  </pic:blipFill>
                  <pic:spPr bwMode="auto">
                    <a:xfrm rot="0">
                      <a:off x="0" y="0"/>
                      <a:ext cx="7703495" cy="4105275"/>
                    </a:xfrm>
                    <a:prstGeom prst="rect">
                      <a:avLst/>
                    </a:prstGeom>
                    <a:noFill/>
                  </pic:spPr>
                </pic:pic>
              </a:graphicData>
            </a:graphic>
          </wp:inline>
        </w:drawing>
      </w:r>
    </w:p>
    <w:p xmlns:wp14="http://schemas.microsoft.com/office/word/2010/wordml" w:rsidP="6C2EBA1A" w14:paraId="511F5F97" wp14:textId="45559DE7">
      <w:pPr>
        <w:pStyle w:val="Normal"/>
        <w:ind w:hanging="0"/>
        <w:rPr>
          <w:rFonts w:ascii="Times New Roman" w:hAnsi="Times New Roman"/>
          <w:sz w:val="24"/>
          <w:szCs w:val="24"/>
        </w:rPr>
        <w:sectPr>
          <w:headerReference w:type="even" r:id="rId40"/>
          <w:headerReference w:type="default" r:id="rId41"/>
          <w:headerReference w:type="first" r:id="rId42"/>
          <w:footerReference w:type="even" r:id="rId43"/>
          <w:footerReference w:type="default" r:id="rId44"/>
          <w:footerReference w:type="first" r:id="rId45"/>
          <w:type w:val="nextPage"/>
          <w:pgSz w:w="15840" w:h="12240" w:orient="landscape"/>
          <w:pgMar w:top="1440" w:right="1440" w:bottom="1440" w:left="1440" w:header="709" w:footer="1134" w:gutter="0"/>
          <w:pgNumType w:fmt="decimal"/>
          <w:formProt w:val="false"/>
          <w:textDirection w:val="lrTb"/>
          <w:docGrid w:type="default" w:linePitch="360" w:charSpace="0"/>
          <w:cols w:num="1"/>
        </w:sectPr>
      </w:pPr>
      <w:r>
        <w:rPr>
          <w:rFonts w:eastAsia="Times New Roman"/>
          <w:i w:val="1"/>
          <w:iCs w:val="1"/>
          <w:sz w:val="24"/>
          <w:szCs w:val="24"/>
        </w:rPr>
        <w:t>Nota.</w:t>
      </w:r>
      <w:r>
        <w:rPr>
          <w:rFonts w:eastAsia="Times New Roman"/>
          <w:sz w:val="24"/>
          <w:szCs w:val="24"/>
        </w:rPr>
        <w:t xml:space="preserve"> Elaboración propia.</w:t>
      </w:r>
      <w:r>
        <w:br/>
      </w:r>
    </w:p>
    <w:p xmlns:wp14="http://schemas.microsoft.com/office/word/2010/wordml" w:rsidP="6C2EBA1A" w14:paraId="5AFF3607" wp14:textId="255E038E">
      <w:pPr>
        <w:pStyle w:val="Heading1"/>
        <w:spacing w:before="0" w:after="0"/>
        <w:ind w:hanging="0"/>
        <w:rPr>
          <w:rFonts w:ascii="Times New Roman" w:hAnsi="Times New Roman"/>
          <w:sz w:val="24"/>
          <w:szCs w:val="24"/>
        </w:rPr>
      </w:pPr>
      <w:bookmarkStart w:name="__RefHeading___Toc10977_794851070" w:id="186"/>
      <w:bookmarkStart w:name="_Toc1621044907" w:id="187"/>
      <w:bookmarkEnd w:id="186"/>
      <w:bookmarkEnd w:id="187"/>
      <w:bookmarkStart w:name="_Toc314574854" w:id="1942540664"/>
      <w:r>
        <w:rPr>
          <w:sz w:val="24"/>
          <w:szCs w:val="24"/>
        </w:rPr>
        <w:t>Capítulo 5. Diseño e Implementación de la Base de Datos</w:t>
      </w:r>
      <w:bookmarkEnd w:id="1942540664"/>
    </w:p>
    <w:p xmlns:wp14="http://schemas.microsoft.com/office/word/2010/wordml" w14:paraId="615E5161" wp14:textId="6F7407EE">
      <w:pPr>
        <w:pStyle w:val="Heading2"/>
        <w:rPr>
          <w:rFonts w:ascii="Times New Roman" w:hAnsi="Times New Roman"/>
          <w:sz w:val="24"/>
          <w:szCs w:val="24"/>
        </w:rPr>
      </w:pPr>
      <w:bookmarkStart w:name="__RefHeading___Toc10979_794851070" w:id="188"/>
      <w:bookmarkStart w:name="_Toc832738667" w:id="189"/>
      <w:bookmarkEnd w:id="188"/>
      <w:bookmarkStart w:name="_Toc1976627467" w:id="1161449564"/>
      <w:r>
        <w:rPr>
          <w:rFonts w:cs="Times New Roman"/>
          <w:sz w:val="24"/>
          <w:szCs w:val="24"/>
        </w:rPr>
        <w:t>5.1 Modelo Entidad-Relación (MER)</w:t>
      </w:r>
      <w:bookmarkEnd w:id="189"/>
      <w:bookmarkEnd w:id="1161449564"/>
    </w:p>
    <w:p w:rsidR="0877A224" w:rsidP="6C2EBA1A" w:rsidRDefault="0877A224" w14:paraId="4F0A2650" w14:textId="1012816A">
      <w:pPr>
        <w:pStyle w:val="Normal"/>
      </w:pPr>
      <w:r>
        <w:rPr>
          <w:sz w:val="24"/>
          <w:szCs w:val="24"/>
        </w:rPr>
        <w:t xml:space="preserve">El modelo entidad-relación se construyó a partir del modelo de dominio (Figura 27) y de los requerimientos funcionales (Tabla 2). Además, fue la base del modelo relacional que se presenta en el numeral 5.2. </w:t>
      </w:r>
    </w:p>
    <w:p w:rsidR="6AC2AEF4" w:rsidP="6C2EBA1A" w:rsidRDefault="6AC2AEF4" w14:paraId="4D20B179" w14:textId="4F5DC918">
      <w:pPr>
        <w:pStyle w:val="Normal"/>
      </w:pPr>
      <w:r>
        <w:rPr>
          <w:sz w:val="24"/>
          <w:szCs w:val="24"/>
        </w:rPr>
        <w:t>La entidad central es el paciente. De ella dependen las atenciones clínicas, en las que se registra cada consulta; las radiografías, que pueden asociarse a la atención en la que se tomaron; los planes de tratamiento, que se originan en una atención, las citas, las facturas, y las solicitudes de consulta o rectificación de datos personales. Cada plan de tratamiento se respalda con un consentimiento informado y contiene uno o varios procedimientos, que se toman del catálogo del consultorio y quedan a cargo de un odontólogo.</w:t>
      </w:r>
    </w:p>
    <w:p w:rsidR="0877A224" w:rsidP="6C2EBA1A" w:rsidRDefault="0877A224" w14:paraId="4624C564" w14:textId="51A6C0D6">
      <w:pPr>
        <w:pStyle w:val="Normal"/>
      </w:pPr>
      <w:r>
        <w:rPr>
          <w:sz w:val="24"/>
          <w:szCs w:val="24"/>
        </w:rPr>
        <w:t xml:space="preserve">Los módulos operativos se integran alrededor del procedimiento del plan. Un procedimiento usa insumos del inventario. Esta es una relación de muchos a muchos que en el modelo relacional se resuelve con una tabla intermedia. Puede necesitar un trabajo de laboratorio y se cobra por medio de un ítem de factura. Cada factura muestra uno o varios ítems y se paga con uno o varios pagos. Esto permite registrar pagos parciales. En el módulo de comunicaciones, cada cita crea los mensajes de WhatsApp de confirmación y de recordatorio. Estos mensajes toman su texto de una plantilla. </w:t>
      </w:r>
    </w:p>
    <w:p w:rsidR="0877A224" w:rsidP="6C2EBA1A" w:rsidRDefault="0877A224" w14:paraId="15EE0CD2" w14:textId="64E0717A">
      <w:pPr>
        <w:pStyle w:val="Normal"/>
      </w:pPr>
      <w:del w:id="9060" w:author="Revisión" w:date="2026-10-25T22:30:00Z">
        <w:r>
          <w:rPr>
            <w:sz w:val="24"/>
            <w:szCs w:val="24"/>
          </w:rPr>
          <w:delText xml:space="preserve">La Figura 30 muestra el modelo con la notación de pata de gallo que se explicó en el numeral 5.2.</w:delText>
        </w:r>
      </w:del>
      <w:ins w:id="9061" w:author="Revisión" w:date="2026-10-25T22:30:00Z">
        <w:r>
          <w:rPr>
            <w:sz w:val="24"/>
            <w:szCs w:val="24"/>
          </w:rPr>
          <w:t xml:space="preserve">La Figura 30 muestra el modelo con la notación de pata de gallo, en la que el extremo con tres líneas señala el lado «muchos» de la relación y el círculo indica que la participación es opcional.</w:t>
        </w:r>
      </w:ins>
      <w:r>
        <w:rPr>
          <w:sz w:val="24"/>
          <w:szCs w:val="24"/>
        </w:rPr>
        <w:t xml:space="preserve"> Las entidades de seguridad, como los usuarios, los correos autorizados y los parámetros del sistema, no aparecen en esta vista. Estas entidades no forman parte del dominio clínico y administrativo. Se muestran en el modelo relacional en la Figura 33.</w:t>
      </w:r>
    </w:p>
    <w:p xmlns:wp14="http://schemas.microsoft.com/office/word/2010/wordml" w14:paraId="76CA8950" wp14:textId="77777777">
      <w:pPr>
        <w:pStyle w:val="Caption"/>
        <w:keepNext w:val="true"/>
        <w:spacing w:before="240" w:after="0" w:line="480" w:lineRule="auto"/>
        <w:ind w:hanging="0"/>
        <w:jc w:val="start"/>
        <w:rPr>
          <w:rFonts w:ascii="Times New Roman" w:hAnsi="Times New Roman"/>
          <w:sz w:val="24"/>
          <w:szCs w:val="24"/>
        </w:rPr>
      </w:pPr>
      <w:r>
        <w:rPr>
          <w:rFonts w:eastAsia="Times New Roman"/>
          <w:b/>
          <w:bCs/>
          <w:sz w:val="24"/>
          <w:szCs w:val="24"/>
        </w:rPr>
        <w:t>Figura 30</w:t>
      </w:r>
    </w:p>
    <w:p xmlns:wp14="http://schemas.microsoft.com/office/word/2010/wordml" w:rsidP="6BCAD749" w14:paraId="13F5AF65" wp14:textId="694E709E">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Modelo entidad-relación del sistema RAVE</w:t>
      </w:r>
    </w:p>
    <w:p xmlns:wp14="http://schemas.microsoft.com/office/word/2010/wordml" w14:paraId="3691E7B2" wp14:textId="77777777">
      <w:pPr>
        <w:pStyle w:val="Normal"/>
        <w:keepNext w:val="true"/>
        <w:ind w:hanging="0"/>
        <w:rPr>
          <w:rFonts w:ascii="Times New Roman" w:hAnsi="Times New Roman"/>
          <w:sz w:val="24"/>
          <w:szCs w:val="24"/>
        </w:rPr>
      </w:pPr>
      <w:r>
        <w:rPr/>
        <w:drawing>
          <wp:inline xmlns:wp14="http://schemas.microsoft.com/office/word/2010/wordprocessingDrawing" distT="0" distB="0" distL="0" distR="0" wp14:anchorId="41720AB9" wp14:editId="7777777">
            <wp:extent cx="5943600" cy="2826385"/>
            <wp:effectExtent l="0" t="0" r="0" b="0"/>
            <wp:docPr id="33" name="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MER"/>
                    <pic:cNvPicPr>
                      <a:picLocks noChangeAspect="1" noChangeArrowheads="1"/>
                    </pic:cNvPicPr>
                  </pic:nvPicPr>
                  <pic:blipFill>
                    <a:blip r:embed="rId46"/>
                    <a:stretch>
                      <a:fillRect/>
                    </a:stretch>
                  </pic:blipFill>
                  <pic:spPr bwMode="auto">
                    <a:xfrm>
                      <a:off x="0" y="0"/>
                      <a:ext cx="5943600" cy="2826385"/>
                    </a:xfrm>
                    <a:prstGeom prst="rect">
                      <a:avLst/>
                    </a:prstGeom>
                    <a:noFill/>
                  </pic:spPr>
                </pic:pic>
              </a:graphicData>
            </a:graphic>
          </wp:inline>
        </w:drawing>
      </w:r>
    </w:p>
    <w:p xmlns:wp14="http://schemas.microsoft.com/office/word/2010/wordml" w14:paraId="6088F71E" wp14:textId="77777777">
      <w:pPr>
        <w:pStyle w:val="Normal"/>
        <w:ind w:hanging="0"/>
        <w:jc w:val="star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xmlns:wp14="http://schemas.microsoft.com/office/word/2010/wordml" w14:paraId="64E6350C" wp14:textId="77777777">
      <w:pPr>
        <w:pStyle w:val="Heading2"/>
        <w:rPr>
          <w:rFonts w:ascii="Times New Roman" w:hAnsi="Times New Roman"/>
          <w:sz w:val="24"/>
          <w:szCs w:val="24"/>
        </w:rPr>
      </w:pPr>
      <w:bookmarkStart w:name="__RefHeading___Toc10981_794851070" w:id="190"/>
      <w:bookmarkStart w:name="_Toc296203380" w:id="191"/>
      <w:bookmarkEnd w:id="190"/>
      <w:bookmarkStart w:name="_Toc1523556063" w:id="1062349453"/>
      <w:r>
        <w:rPr>
          <w:rFonts w:cs="Times New Roman"/>
          <w:sz w:val="24"/>
          <w:szCs w:val="24"/>
        </w:rPr>
        <w:t>5.2 Modelo Relacional / Esquemático</w:t>
      </w:r>
      <w:bookmarkEnd w:id="191"/>
      <w:bookmarkEnd w:id="1062349453"/>
    </w:p>
    <w:p w:rsidR="74A021FE" w:rsidP="6C2EBA1A" w:rsidRDefault="74A021FE" w14:paraId="2CF4D6A3" w14:textId="2FA6439E">
      <w:pPr>
        <w:pStyle w:val="Normal"/>
      </w:pPr>
      <w:r>
        <w:rPr>
          <w:sz w:val="24"/>
          <w:szCs w:val="24"/>
        </w:rPr>
        <w:t xml:space="preserve">Este modelo se implementó en PostgreSQL usando Supabase. Está formado por veintiuna tablas organizadas en módulos: pacientes, historia clínica, tratamientos con su inventario y laboratorio, facturación, agenda y comunicaciones, y seguridad y configuración. Las figuras 31 a 33 muestran cada módulo por separado. Cuando una relación incluye una tabla de otro módulo, esa tabla aparece en gris y solo muestra su llave primaria. </w:t>
      </w:r>
    </w:p>
    <w:p w:rsidR="74A021FE" w:rsidP="6C2EBA1A" w:rsidRDefault="74A021FE" w14:paraId="39917EC7" w14:textId="5DFF78E6">
      <w:pPr>
        <w:pStyle w:val="Normal"/>
      </w:pPr>
      <w:r>
        <w:rPr>
          <w:sz w:val="24"/>
          <w:szCs w:val="24"/>
        </w:rPr>
        <w:t xml:space="preserve">Las relaciones que dependen del paciente, como historias clínicas, radiografías, planes y procedimientos, consentimientos, trabajos de laboratorio y solicitudes de datos, usan ON DELETE RESTRICT. Así, la base de datos no permite borrar un paciente que tenga información asociada. En vez de borrarlo, el sistema lo marca como inactivo con el campo activo. Del mismo modo, las atenciones clínicas y las radiografías no se eliminan. Se anulan y se registra el motivo, el usuario y la fecha. Las relaciones hacia catálogos que pueden desactivarse sin afectar el histórico, como el odontólogo o el procedimiento de catálogo, usan ON DELETE SET NULL. </w:t>
      </w:r>
      <w:del w:id="9062" w:author="Revisión" w:date="2026-10-25T22:30:00Z">
        <w:r>
          <w:rPr>
            <w:sz w:val="24"/>
            <w:szCs w:val="24"/>
          </w:rPr>
          <w:delText xml:space="preserve">Las facturas funcionan diferente. Cada factura guarda una copia del documento y el nombre del paciente en el momento en que se emite. Así, el soporte contable se mantiene completo aunque se pierda el vínculo con el registro del paciente.</w:delText>
        </w:r>
      </w:del>
      <w:ins w:id="9063" w:author="Revisión" w:date="2026-10-25T22:30:00Z">
        <w:r>
          <w:rPr>
            <w:sz w:val="24"/>
            <w:szCs w:val="24"/>
          </w:rPr>
          <w:t xml:space="preserve">Las facturas siguen una regla distinta: cada una guarda una copia del documento y del nombre del paciente al momento de emitirse, de modo que el soporte contable queda completo aunque se pierda el vínculo con el registro del paciente.</w:t>
        </w:r>
      </w:ins>
      <w:r>
        <w:rPr>
          <w:sz w:val="24"/>
          <w:szCs w:val="24"/>
        </w:rPr>
        <w:t xml:space="preserve"> </w:t>
      </w:r>
    </w:p>
    <w:p w:rsidR="74A021FE" w:rsidP="6C2EBA1A" w:rsidRDefault="74A021FE" w14:paraId="666CF3A0" w14:textId="59D9A094">
      <w:pPr>
        <w:pStyle w:val="Normal"/>
      </w:pPr>
      <w:r>
        <w:rPr>
          <w:sz w:val="24"/>
          <w:szCs w:val="24"/>
        </w:rPr>
        <w:t>La integridad de dominio se refuerza con restricciones CHECK sobre los estados de citas, planes, procedimientos, trabajos de laboratorio, facturas y mensajes, sobre los medios de pago y sobre los roles de usuario. Los campos de cantidad, precio, existencias y valor pagado no aceptan valores negativos. Además, dos reglas de negocio se implementaron directamente en la base de datos con disparadores. Una descuenta los insumos de inventario cuando un procedimiento pasa a estado "Realizado". La otra calcula el estado de una factura (Pendiente, Parcial o Pagado) a partir de la suma de sus pagos.</w:t>
      </w:r>
    </w:p>
    <w:p xmlns:wp14="http://schemas.microsoft.com/office/word/2010/wordml" w14:paraId="41FB3E5A" wp14:textId="77777777">
      <w:pPr>
        <w:pStyle w:val="Caption"/>
        <w:keepNext w:val="true"/>
        <w:spacing w:before="240" w:after="0" w:line="480" w:lineRule="auto"/>
        <w:ind w:hanging="0"/>
        <w:jc w:val="start"/>
        <w:rPr>
          <w:rFonts w:ascii="Times New Roman" w:hAnsi="Times New Roman"/>
          <w:sz w:val="24"/>
          <w:szCs w:val="24"/>
        </w:rPr>
      </w:pPr>
      <w:r>
        <w:rPr>
          <w:rFonts w:eastAsia="Times New Roman"/>
          <w:b/>
          <w:bCs/>
          <w:sz w:val="24"/>
          <w:szCs w:val="24"/>
        </w:rPr>
        <w:t>Figura 31</w:t>
      </w:r>
    </w:p>
    <w:p xmlns:wp14="http://schemas.microsoft.com/office/word/2010/wordml" w:rsidP="6BCAD749" w14:paraId="6BC80519" wp14:textId="3C37E641">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Modelo relacional - pacientes e historia clínica</w:t>
      </w:r>
    </w:p>
    <w:p xmlns:wp14="http://schemas.microsoft.com/office/word/2010/wordml" w14:paraId="526770CE" wp14:textId="77777777">
      <w:pPr>
        <w:pStyle w:val="Normal"/>
        <w:keepNext w:val="1"/>
        <w:ind w:hanging="0"/>
        <w:rPr>
          <w:rFonts w:ascii="Times New Roman" w:hAnsi="Times New Roman"/>
          <w:sz w:val="24"/>
          <w:szCs w:val="24"/>
        </w:rPr>
      </w:pPr>
      <w:r>
        <w:drawing>
          <wp:inline xmlns:wp14="http://schemas.microsoft.com/office/word/2010/wordprocessingDrawing" wp14:editId="4467578C" wp14:anchorId="6CBF2E68">
            <wp:extent cx="5219700" cy="4958983"/>
            <wp:effectExtent l="0" t="0" r="0" b="0"/>
            <wp:docPr id="34" name="Relacional 96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 name="Relacional 960"/>
                    <pic:cNvPicPr>
                      <a:picLocks noChangeAspect="1" noChangeArrowheads="1"/>
                    </pic:cNvPicPr>
                  </pic:nvPicPr>
                  <pic:blipFill>
                    <a:blip xmlns:r="http://schemas.openxmlformats.org/officeDocument/2006/relationships" r:embed="rId47"/>
                    <a:stretch>
                      <a:fillRect/>
                    </a:stretch>
                  </pic:blipFill>
                  <pic:spPr bwMode="auto">
                    <a:xfrm rot="0">
                      <a:off x="0" y="0"/>
                      <a:ext cx="5219700" cy="4958983"/>
                    </a:xfrm>
                    <a:prstGeom prst="rect">
                      <a:avLst/>
                    </a:prstGeom>
                    <a:noFill/>
                  </pic:spPr>
                </pic:pic>
              </a:graphicData>
            </a:graphic>
          </wp:inline>
        </w:drawing>
      </w:r>
    </w:p>
    <w:p xmlns:wp14="http://schemas.microsoft.com/office/word/2010/wordml" w14:paraId="4BCBA8E7" wp14:textId="77777777">
      <w:pPr>
        <w:pStyle w:val="Normal"/>
        <w:ind w:hanging="0"/>
        <w:jc w:val="star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xmlns:wp14="http://schemas.microsoft.com/office/word/2010/wordml" w14:paraId="04490BB5" wp14:textId="77777777">
      <w:pPr>
        <w:pStyle w:val="Normal"/>
        <w:bidi w:val="0"/>
        <w:rPr>
          <w:rFonts w:ascii="Times New Roman" w:hAnsi="Times New Roman"/>
          <w:sz w:val="24"/>
          <w:szCs w:val="24"/>
        </w:rPr>
      </w:pPr>
      <w:r>
        <w:rPr>
          <w:sz w:val="24"/>
          <w:szCs w:val="24"/>
        </w:rPr>
        <w:t xml:space="preserve">En este módulo, clinical_histories y radiographies conservan los campos anulada, anulada_por y anulada_at, que son los que implementan en el esquema la anulación lógica descrita en el numeral 5.4: el registro no se borra, solo cambia de estado. La tabla data_rectification_requests, por su parte, es donde quedan las solicitudes de consulta o rectificación que la Ley 1581 de 2012 reconoce al titular de los datos.</w:t>
      </w:r>
    </w:p>
    <w:p xmlns:wp14="http://schemas.microsoft.com/office/word/2010/wordml" w14:paraId="353373DE" wp14:textId="77777777">
      <w:pPr>
        <w:pStyle w:val="Caption"/>
        <w:keepNext w:val="true"/>
        <w:spacing w:before="240" w:after="0" w:line="480" w:lineRule="auto"/>
        <w:ind w:hanging="0"/>
        <w:jc w:val="start"/>
        <w:rPr>
          <w:rFonts w:ascii="Times New Roman" w:hAnsi="Times New Roman"/>
          <w:sz w:val="24"/>
          <w:szCs w:val="24"/>
        </w:rPr>
      </w:pPr>
      <w:r>
        <w:rPr>
          <w:rFonts w:eastAsia="Times New Roman"/>
          <w:b/>
          <w:bCs/>
          <w:sz w:val="24"/>
          <w:szCs w:val="24"/>
        </w:rPr>
        <w:t>Figura 32</w:t>
      </w:r>
    </w:p>
    <w:p xmlns:wp14="http://schemas.microsoft.com/office/word/2010/wordml" w:rsidP="6BCAD749" w14:paraId="7915332F" wp14:textId="248C61F8">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Modelo relacional - tratamientos, laboratorio, inventario y facturación</w:t>
      </w:r>
    </w:p>
    <w:p xmlns:wp14="http://schemas.microsoft.com/office/word/2010/wordml" w:rsidP="6C2EBA1A" w14:paraId="6C743D8F" wp14:textId="624B31D3">
      <w:pPr>
        <w:pStyle w:val="Normal"/>
        <w:keepNext w:val="1"/>
        <w:ind w:hanging="0"/>
        <w:rPr>
          <w:rFonts w:ascii="Times New Roman" w:hAnsi="Times New Roman"/>
          <w:sz w:val="24"/>
          <w:szCs w:val="24"/>
        </w:rPr>
      </w:pPr>
      <w:r>
        <w:drawing>
          <wp:inline xmlns:wp14="http://schemas.microsoft.com/office/word/2010/wordprocessingDrawing" wp14:editId="561A2558" wp14:anchorId="56D81B99">
            <wp:extent cx="5752422" cy="4603691"/>
            <wp:effectExtent l="0" t="0" r="0" b="0"/>
            <wp:docPr id="35" name="Relacional 96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 name="Relacional 961"/>
                    <pic:cNvPicPr>
                      <a:picLocks noChangeAspect="1" noChangeArrowheads="1"/>
                    </pic:cNvPicPr>
                  </pic:nvPicPr>
                  <pic:blipFill>
                    <a:blip xmlns:r="http://schemas.openxmlformats.org/officeDocument/2006/relationships" r:embed="rId48"/>
                    <a:srcRect l="2535" t="2000" r="1901" b="1400"/>
                    <a:stretch>
                      <a:fillRect/>
                    </a:stretch>
                  </pic:blipFill>
                  <pic:spPr bwMode="auto">
                    <a:xfrm rot="0">
                      <a:off x="0" y="0"/>
                      <a:ext cx="5752422" cy="4603691"/>
                    </a:xfrm>
                    <a:prstGeom prst="rect">
                      <a:avLst/>
                    </a:prstGeom>
                    <a:noFill/>
                  </pic:spPr>
                </pic:pic>
              </a:graphicData>
            </a:graphic>
          </wp:inline>
        </w:drawing>
      </w:r>
      <w:r>
        <w:rPr>
          <w:rFonts w:eastAsia="Times New Roman"/>
          <w:i w:val="1"/>
          <w:iCs w:val="1"/>
          <w:sz w:val="24"/>
          <w:szCs w:val="24"/>
        </w:rPr>
        <w:t>Nota.</w:t>
      </w:r>
      <w:r>
        <w:rPr>
          <w:rFonts w:eastAsia="Times New Roman"/>
          <w:sz w:val="24"/>
          <w:szCs w:val="24"/>
        </w:rPr>
        <w:t xml:space="preserve"> Elaboración propia.</w:t>
      </w:r>
    </w:p>
    <w:p xmlns:wp14="http://schemas.microsoft.com/office/word/2010/wordml" w:rsidP="6D6A8635" w14:paraId="0968A503" wp14:textId="71D92CF7">
      <w:pPr>
        <w:pStyle w:val="Normal"/>
        <w:suppressLineNumbers w:val="0"/>
        <w:spacing w:before="0" w:beforeAutospacing="off" w:after="0" w:afterAutospacing="off" w:line="480" w:lineRule="auto"/>
        <w:ind w:left="0" w:right="0" w:firstLine="720"/>
        <w:jc w:val="both"/>
        <w:rPr>
          <w:rFonts w:ascii="Times New Roman" w:hAnsi="Times New Roman"/>
          <w:sz w:val="24"/>
          <w:szCs w:val="24"/>
        </w:rPr>
      </w:pPr>
      <w:r>
        <w:rPr>
          <w:sz w:val="24"/>
          <w:szCs w:val="24"/>
        </w:rPr>
        <w:t xml:space="preserve">patient_procedures es la tabla central del módulo: cada procedimiento aplicado se origina en un plan de tratamiento, toma su definición del catálogo y queda a cargo de un odontólogo. A partir de ahí se conecta con laboratory_cases cuando requiere un trabajo externo, hacia treatment_inventory_items para descontar los insumos, y hacia invoice_items para cobrarse; cada factura (billing_invoices) puede saldarse con varios pagos en payments, lo que permite los abonos parciales mencionados en el numeral 5.1.</w:t>
      </w:r>
    </w:p>
    <w:p xmlns:wp14="http://schemas.microsoft.com/office/word/2010/wordml" w14:paraId="3D38079B" wp14:textId="77777777">
      <w:pPr>
        <w:pStyle w:val="Caption"/>
        <w:keepNext w:val="true"/>
        <w:spacing w:before="240" w:after="0" w:line="480" w:lineRule="auto"/>
        <w:ind w:hanging="0"/>
        <w:jc w:val="start"/>
        <w:rPr>
          <w:rFonts w:ascii="Times New Roman" w:hAnsi="Times New Roman"/>
          <w:sz w:val="24"/>
          <w:szCs w:val="24"/>
        </w:rPr>
      </w:pPr>
      <w:r>
        <w:rPr>
          <w:rFonts w:eastAsia="Times New Roman"/>
          <w:b/>
          <w:bCs/>
          <w:sz w:val="24"/>
          <w:szCs w:val="24"/>
        </w:rPr>
        <w:t>Figura 33</w:t>
      </w:r>
    </w:p>
    <w:p xmlns:wp14="http://schemas.microsoft.com/office/word/2010/wordml" w:rsidP="6BCAD749" w14:paraId="6AE5C9E9" wp14:textId="08D8500D">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Modelo relacional - agenda, comunicaciones y seguridad</w:t>
      </w:r>
    </w:p>
    <w:p xmlns:wp14="http://schemas.microsoft.com/office/word/2010/wordml" w:rsidP="6C2EBA1A" w14:paraId="3046CA9A" wp14:textId="6ACBF9D8">
      <w:pPr>
        <w:pStyle w:val="Normal"/>
        <w:keepNext w:val="1"/>
        <w:ind w:hanging="0"/>
        <w:rPr>
          <w:rFonts w:ascii="Times New Roman" w:hAnsi="Times New Roman"/>
          <w:sz w:val="24"/>
          <w:szCs w:val="24"/>
        </w:rPr>
      </w:pPr>
      <w:r>
        <w:drawing>
          <wp:inline xmlns:wp14="http://schemas.microsoft.com/office/word/2010/wordprocessingDrawing" wp14:editId="0D94E39C" wp14:anchorId="709C60FE">
            <wp:extent cx="5109819" cy="4559834"/>
            <wp:effectExtent l="0" t="0" r="0" b="0"/>
            <wp:docPr id="36" name="Relacional 96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 name="Relacional 962"/>
                    <pic:cNvPicPr>
                      <a:picLocks noChangeAspect="1" noChangeArrowheads="1"/>
                    </pic:cNvPicPr>
                  </pic:nvPicPr>
                  <pic:blipFill>
                    <a:blip xmlns:r="http://schemas.openxmlformats.org/officeDocument/2006/relationships" r:embed="rId49"/>
                    <a:srcRect l="2403" t="2572" r="2083" b="1543"/>
                    <a:stretch>
                      <a:fillRect/>
                    </a:stretch>
                  </pic:blipFill>
                  <pic:spPr bwMode="auto">
                    <a:xfrm rot="0">
                      <a:off x="0" y="0"/>
                      <a:ext cx="5109819" cy="4559834"/>
                    </a:xfrm>
                    <a:prstGeom prst="rect">
                      <a:avLst/>
                    </a:prstGeom>
                    <a:noFill/>
                  </pic:spPr>
                </pic:pic>
              </a:graphicData>
            </a:graphic>
          </wp:inline>
        </w:drawing>
        <w:br/>
      </w:r>
      <w:r>
        <w:rPr>
          <w:rFonts w:eastAsia="Times New Roman"/>
          <w:i w:val="1"/>
          <w:iCs w:val="1"/>
          <w:sz w:val="24"/>
          <w:szCs w:val="24"/>
        </w:rPr>
        <w:t>Nota.</w:t>
      </w:r>
      <w:r>
        <w:rPr>
          <w:rFonts w:eastAsia="Times New Roman"/>
          <w:sz w:val="24"/>
          <w:szCs w:val="24"/>
        </w:rPr>
        <w:t xml:space="preserve"> Elaboración propia.</w:t>
      </w:r>
    </w:p>
    <w:p xmlns:wp14="http://schemas.microsoft.com/office/word/2010/wordml" w14:paraId="39E3DA42" wp14:textId="77777777">
      <w:pPr>
        <w:pStyle w:val="Normal"/>
        <w:bidi w:val="0"/>
        <w:rPr>
          <w:rFonts w:ascii="Times New Roman" w:hAnsi="Times New Roman"/>
          <w:sz w:val="24"/>
          <w:szCs w:val="24"/>
        </w:rPr>
      </w:pPr>
      <w:r>
        <w:rPr>
          <w:sz w:val="24"/>
          <w:szCs w:val="24"/>
        </w:rPr>
        <w:t xml:space="preserve">authorized_emails y profiles referencian ambas a auth.users, la tabla de autenticación de Supabase: la primera decide quién puede ingresar y con qué rol antes del primer inicio de sesión, y la segunda guarda el perfil ya creado. system_settings no depende de ningún paciente ni cita: almacena parámetros generales del consultorio, como la duración de las citas y el horario de atención. En el módulo de agenda, cada appointment puede generar varios whatsapp_messages, y estos toman su texto de un message_templates activo para el canal correspondiente.</w:t>
      </w:r>
    </w:p>
    <w:p xmlns:wp14="http://schemas.microsoft.com/office/word/2010/wordml" w14:paraId="39EA525E" wp14:textId="77777777">
      <w:pPr>
        <w:pStyle w:val="Heading2"/>
        <w:rPr>
          <w:rFonts w:ascii="Times New Roman" w:hAnsi="Times New Roman"/>
          <w:sz w:val="24"/>
          <w:szCs w:val="24"/>
        </w:rPr>
      </w:pPr>
      <w:bookmarkStart w:name="__RefHeading___Toc10983_794851070" w:id="192"/>
      <w:bookmarkStart w:name="_Toc1367329585" w:id="193"/>
      <w:bookmarkEnd w:id="192"/>
      <w:bookmarkStart w:name="_Toc1941840669" w:id="2110214838"/>
      <w:r>
        <w:rPr>
          <w:rFonts w:cs="Times New Roman"/>
          <w:sz w:val="24"/>
          <w:szCs w:val="24"/>
        </w:rPr>
        <w:t>5.3 Diccionario de Datos</w:t>
      </w:r>
      <w:bookmarkEnd w:id="193"/>
      <w:bookmarkEnd w:id="2110214838"/>
    </w:p>
    <w:p xmlns:wp14="http://schemas.microsoft.com/office/word/2010/wordml" w14:paraId="541CB9EB" wp14:textId="77777777">
      <w:pPr>
        <w:pStyle w:val="Normal"/>
        <w:rPr>
          <w:rFonts w:ascii="Times New Roman" w:hAnsi="Times New Roman"/>
          <w:sz w:val="24"/>
          <w:szCs w:val="24"/>
        </w:rPr>
      </w:pPr>
      <w:r>
        <w:rPr>
          <w:sz w:val="24"/>
          <w:szCs w:val="24"/>
        </w:rPr>
        <w:t xml:space="preserve">El diccionario de datos describe las veintiuna tablas del modelo relacional del numeral 5.2 y se presenta en dos niveles. La Tabla 6 resume cada tabla: el módulo al que pertenece, lo que almacena y las tablas de las que depende por llaves foráneas. El detalle de los campos, con sus tipos y restricciones, está en el Anexo B, agrupado por los mismos módulos.</w:t>
      </w:r>
    </w:p>
    <w:p xmlns:wp14="http://schemas.microsoft.com/office/word/2010/wordml" w14:paraId="3A7202DF" wp14:textId="77777777">
      <w:pPr>
        <w:pStyle w:val="Normal"/>
        <w:rPr>
          <w:rFonts w:ascii="Times New Roman" w:hAnsi="Times New Roman"/>
          <w:sz w:val="24"/>
          <w:szCs w:val="24"/>
        </w:rPr>
      </w:pPr>
      <w:r>
        <w:rPr>
          <w:sz w:val="24"/>
          <w:szCs w:val="24"/>
        </w:rPr>
        <w:t xml:space="preserve">La tabla auth.users pertenece al servicio de autenticación de Supabase y no hace parte del esquema propio del sistema. Se menciona porque varias tablas la referencian para identificar al usuario que realizó una acción, como la anulación de una atención o el registro de un pago.</w:t>
      </w:r>
    </w:p>
    <w:p xmlns:wp14="http://schemas.microsoft.com/office/word/2010/wordml" w14:paraId="11D1BB69" wp14:textId="77777777">
      <w:pPr>
        <w:pStyle w:val="Caption"/>
        <w:keepNext w:val="true"/>
        <w:spacing w:before="240" w:after="0" w:line="480" w:lineRule="auto"/>
        <w:ind w:hanging="0"/>
        <w:jc w:val="start"/>
        <w:rPr>
          <w:rFonts w:ascii="Times New Roman" w:hAnsi="Times New Roman"/>
          <w:sz w:val="24"/>
          <w:szCs w:val="24"/>
        </w:rPr>
      </w:pPr>
      <w:bookmarkStart w:name="bm_Tabla_5_Resumen_diccionario" w:id="194"/>
      <w:bookmarkEnd w:id="194"/>
      <w:r>
        <w:rPr>
          <w:rFonts w:eastAsia="Times New Roman"/>
          <w:b/>
          <w:bCs/>
          <w:sz w:val="24"/>
          <w:szCs w:val="24"/>
        </w:rPr>
        <w:t>Tabla 6</w:t>
      </w:r>
    </w:p>
    <w:p xmlns:wp14="http://schemas.microsoft.com/office/word/2010/wordml" w14:paraId="085AC258" wp14:textId="77777777">
      <w:pPr>
        <w:pStyle w:val="Caption"/>
        <w:keepNext w:val="true"/>
        <w:spacing w:before="0" w:after="0" w:line="480" w:lineRule="auto"/>
        <w:ind w:hanging="0"/>
        <w:jc w:val="start"/>
        <w:rPr>
          <w:rFonts w:ascii="Times New Roman" w:hAnsi="Times New Roman"/>
          <w:sz w:val="24"/>
          <w:szCs w:val="24"/>
        </w:rPr>
      </w:pPr>
      <w:r>
        <w:rPr>
          <w:rFonts w:eastAsia="Times New Roman"/>
          <w:i/>
          <w:iCs/>
          <w:sz w:val="24"/>
          <w:szCs w:val="24"/>
        </w:rPr>
        <w:t>Resumen del diccionario de datos</w:t>
      </w:r>
    </w:p>
    <w:tbl>
      <w:tblPr>
        <w:tblStyle w:val="Tablaconcuadrcula1"/>
        <w:tblW w:w="8554" w:type="dxa"/>
        <w:jc w:val="start"/>
        <w:tblInd w:w="713" w:type="dxa"/>
        <w:tblLayout w:type="fixed"/>
        <w:tblCellMar>
          <w:top w:w="30" w:type="dxa"/>
          <w:start w:w="120" w:type="dxa"/>
          <w:bottom w:w="30" w:type="dxa"/>
          <w:end w:w="120" w:type="dxa"/>
        </w:tblCellMar>
        <w:tblLook w:val="06a0" w:firstRow="1" w:lastRow="0" w:firstColumn="1" w:lastColumn="0" w:noHBand="1" w:noVBand="1"/>
      </w:tblPr>
      <w:tblGrid>
        <w:gridCol w:w="1449"/>
        <w:gridCol w:w="2301"/>
        <w:gridCol w:w="2850"/>
        <w:gridCol w:w="1954"/>
      </w:tblGrid>
      <w:tr xmlns:wp14="http://schemas.microsoft.com/office/word/2010/wordml" w:rsidTr="6BCAD749" w14:paraId="6FCCBDB3" wp14:textId="77777777">
        <w:trPr>
          <w:trHeight w:val="315" w:hRule="atLeast"/>
          <w:cnfStyle w:val="100000000000" w:firstRow="1" w:lastRow="0" w:firstColumn="0" w:lastColumn="0" w:oddVBand="0" w:evenVBand="0" w:oddHBand="0" w:evenHBand="0" w:firstRowFirstColumn="0" w:firstRowLastColumn="0" w:lastRowFirstColumn="0" w:lastRowLastColumn="0"/>
        </w:trPr>
        <w:tc>
          <w:tcPr>
            <w:tcW w:w="1449" w:type="dxa"/>
            <w:tcBorders/>
            <w:tcMar/>
            <w:vAlign w:val="center"/>
          </w:tcPr>
          <w:p w14:paraId="4FFA1BA7"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Módulo</w:t>
            </w:r>
          </w:p>
        </w:tc>
        <w:tc>
          <w:tcPr>
            <w:tcW w:w="2301" w:type="dxa"/>
            <w:tcBorders/>
            <w:tcMar/>
            <w:vAlign w:val="center"/>
          </w:tcPr>
          <w:p w:rsidP="6D6A8635" w14:paraId="1107F418" wp14:textId="77777777">
            <w:pPr>
              <w:pStyle w:val="Normal"/>
              <w:widowControl w:val="1"/>
              <w:suppressAutoHyphens w:val="true"/>
              <w:spacing w:before="0" w:after="0" w:line="240" w:lineRule="auto"/>
              <w:ind w:hanging="0"/>
              <w:jc w:val="center"/>
              <w:rPr>
                <w:rFonts w:ascii="Times New Roman" w:hAnsi="Times New Roman"/>
                <w:b w:val="1"/>
                <w:bCs w:val="1"/>
                <w:sz w:val="24"/>
                <w:szCs w:val="24"/>
              </w:rPr>
            </w:pPr>
            <w:r>
              <w:rPr>
                <w:rFonts w:eastAsia="Times New Roman" w:cs="Times New Roman"/>
                <w:b w:val="1"/>
                <w:bCs w:val="1"/>
                <w:kern w:val="0"/>
                <w:sz w:val="24"/>
                <w:szCs w:val="24"/>
                <w:lang w:eastAsia="en-US" w:bidi="ar-SA"/>
              </w:rPr>
              <w:t>Tabla</w:t>
            </w:r>
          </w:p>
        </w:tc>
        <w:tc>
          <w:tcPr>
            <w:tcW w:w="2850" w:type="dxa"/>
            <w:tcBorders/>
            <w:tcMar/>
            <w:vAlign w:val="center"/>
          </w:tcPr>
          <w:p w14:paraId="09A41265"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Contenido</w:t>
            </w:r>
          </w:p>
        </w:tc>
        <w:tc>
          <w:tcPr>
            <w:tcW w:w="1954" w:type="dxa"/>
            <w:tcBorders/>
            <w:tcMar/>
            <w:vAlign w:val="center"/>
          </w:tcPr>
          <w:p w14:paraId="02DE666B"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Depende de</w:t>
            </w:r>
          </w:p>
        </w:tc>
      </w:tr>
      <w:tr xmlns:wp14="http://schemas.microsoft.com/office/word/2010/wordml" w:rsidTr="6BCAD749" w14:paraId="0B8F78E8" wp14:textId="77777777">
        <w:trPr>
          <w:trHeight w:val="315" w:hRule="atLeast"/>
        </w:trPr>
        <w:tc>
          <w:tcPr>
            <w:tcW w:w="1449" w:type="dxa"/>
            <w:vMerge w:val="restart"/>
            <w:tcBorders/>
            <w:tcMar/>
            <w:vAlign w:val="center"/>
          </w:tcPr>
          <w:p w14:paraId="1715D071"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Seguridad y configuración</w:t>
            </w:r>
          </w:p>
        </w:tc>
        <w:tc>
          <w:tcPr>
            <w:tcW w:w="2301" w:type="dxa"/>
            <w:tcBorders/>
            <w:tcMar/>
            <w:vAlign w:val="center"/>
          </w:tcPr>
          <w:p w:rsidP="6D6A8635" w14:paraId="4DD4986A"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profiles</w:t>
            </w:r>
          </w:p>
        </w:tc>
        <w:tc>
          <w:tcPr>
            <w:tcW w:w="2850" w:type="dxa"/>
            <w:tcBorders/>
            <w:tcMar/>
            <w:vAlign w:val="center"/>
          </w:tcPr>
          <w:p w14:paraId="4AC0428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Perfil de cada usuario que ingresa al sistema; se crea en el primer inicio de sesión de un correo autorizado.</w:t>
            </w:r>
          </w:p>
        </w:tc>
        <w:tc>
          <w:tcPr>
            <w:tcW w:w="1954" w:type="dxa"/>
            <w:tcBorders/>
            <w:tcMar/>
            <w:vAlign w:val="center"/>
          </w:tcPr>
          <w:p w14:paraId="5110525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auth.users</w:t>
            </w:r>
          </w:p>
        </w:tc>
      </w:tr>
      <w:tr xmlns:wp14="http://schemas.microsoft.com/office/word/2010/wordml" w:rsidTr="6BCAD749" w14:paraId="3C78A4E4" wp14:textId="77777777">
        <w:trPr>
          <w:trHeight w:val="315" w:hRule="atLeast"/>
        </w:trPr>
        <w:tc>
          <w:tcPr>
            <w:tcW w:w="1449" w:type="dxa"/>
            <w:vMerge/>
            <w:tcBorders/>
            <w:tcMar/>
            <w:vAlign w:val="center"/>
          </w:tcPr>
          <w:p w14:paraId="38645DC7"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301" w:type="dxa"/>
            <w:tcBorders/>
            <w:tcMar/>
            <w:vAlign w:val="center"/>
          </w:tcPr>
          <w:p w:rsidP="6D6A8635" w14:paraId="3C2F1FE0"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authorized_emails</w:t>
            </w:r>
          </w:p>
        </w:tc>
        <w:tc>
          <w:tcPr>
            <w:tcW w:w="2850" w:type="dxa"/>
            <w:tcBorders/>
            <w:tcMar/>
            <w:vAlign w:val="center"/>
          </w:tcPr>
          <w:p w14:paraId="6B9439C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Lista de correos autorizados para ingresar y el rol que se les asigna.</w:t>
            </w:r>
          </w:p>
        </w:tc>
        <w:tc>
          <w:tcPr>
            <w:tcW w:w="1954" w:type="dxa"/>
            <w:tcBorders/>
            <w:tcMar/>
            <w:vAlign w:val="center"/>
          </w:tcPr>
          <w:p w14:paraId="7A43177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auth.users</w:t>
            </w:r>
          </w:p>
        </w:tc>
      </w:tr>
      <w:tr xmlns:wp14="http://schemas.microsoft.com/office/word/2010/wordml" w:rsidTr="6BCAD749" w14:paraId="25A4C629" wp14:textId="77777777">
        <w:trPr>
          <w:trHeight w:val="315" w:hRule="atLeast"/>
        </w:trPr>
        <w:tc>
          <w:tcPr>
            <w:tcW w:w="1449" w:type="dxa"/>
            <w:vMerge/>
            <w:tcBorders/>
            <w:tcMar/>
            <w:vAlign w:val="center"/>
          </w:tcPr>
          <w:p w14:paraId="135E58C4"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301" w:type="dxa"/>
            <w:tcBorders/>
            <w:tcMar/>
            <w:vAlign w:val="center"/>
          </w:tcPr>
          <w:p w:rsidP="6D6A8635" w14:paraId="199C296E"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system_settings</w:t>
            </w:r>
          </w:p>
        </w:tc>
        <w:tc>
          <w:tcPr>
            <w:tcW w:w="2850" w:type="dxa"/>
            <w:tcBorders/>
            <w:tcMar/>
            <w:vAlign w:val="center"/>
          </w:tcPr>
          <w:p w14:paraId="17EED2B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Parámetros generales de funcionamiento del consultorio.</w:t>
            </w:r>
          </w:p>
        </w:tc>
        <w:tc>
          <w:tcPr>
            <w:tcW w:w="1954" w:type="dxa"/>
            <w:tcBorders/>
            <w:tcMar/>
            <w:vAlign w:val="center"/>
          </w:tcPr>
          <w:p w:rsidP="6BCAD749" w14:paraId="2D366E0F"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w:t>
            </w:r>
          </w:p>
        </w:tc>
      </w:tr>
      <w:tr xmlns:wp14="http://schemas.microsoft.com/office/word/2010/wordml" w:rsidTr="6BCAD749" w14:paraId="0389E144" wp14:textId="77777777">
        <w:trPr>
          <w:trHeight w:val="315" w:hRule="atLeast"/>
        </w:trPr>
        <w:tc>
          <w:tcPr>
            <w:tcW w:w="1449" w:type="dxa"/>
            <w:vMerge w:val="restart"/>
            <w:tcBorders/>
            <w:tcMar/>
            <w:vAlign w:val="center"/>
          </w:tcPr>
          <w:p w14:paraId="348B85A7"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Pacientes</w:t>
            </w:r>
          </w:p>
        </w:tc>
        <w:tc>
          <w:tcPr>
            <w:tcW w:w="2301" w:type="dxa"/>
            <w:tcBorders/>
            <w:tcMar/>
            <w:vAlign w:val="center"/>
          </w:tcPr>
          <w:p w:rsidP="6D6A8635" w14:paraId="1D5034BD"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patients</w:t>
            </w:r>
          </w:p>
        </w:tc>
        <w:tc>
          <w:tcPr>
            <w:tcW w:w="2850" w:type="dxa"/>
            <w:tcBorders/>
            <w:tcMar/>
            <w:vAlign w:val="center"/>
          </w:tcPr>
          <w:p w14:paraId="06A919D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Datos personales, de contacto y clínicos básicos de cada paciente.</w:t>
            </w:r>
          </w:p>
        </w:tc>
        <w:tc>
          <w:tcPr>
            <w:tcW w:w="1954" w:type="dxa"/>
            <w:tcBorders/>
            <w:tcMar/>
            <w:vAlign w:val="center"/>
          </w:tcPr>
          <w:p w:rsidP="6BCAD749" w14:paraId="1230D8BB"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w:t>
            </w:r>
          </w:p>
        </w:tc>
      </w:tr>
      <w:tr xmlns:wp14="http://schemas.microsoft.com/office/word/2010/wordml" w:rsidTr="6BCAD749" w14:paraId="5B992F99" wp14:textId="77777777">
        <w:trPr>
          <w:trHeight w:val="315" w:hRule="atLeast"/>
        </w:trPr>
        <w:tc>
          <w:tcPr>
            <w:tcW w:w="1449" w:type="dxa"/>
            <w:vMerge/>
            <w:tcBorders/>
            <w:tcMar/>
            <w:vAlign w:val="center"/>
          </w:tcPr>
          <w:p w14:paraId="62EBF9A1"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301" w:type="dxa"/>
            <w:tcBorders/>
            <w:tcMar/>
            <w:vAlign w:val="center"/>
          </w:tcPr>
          <w:p w:rsidP="6D6A8635" w14:paraId="481A3F24"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data_rectification_requests</w:t>
            </w:r>
          </w:p>
        </w:tc>
        <w:tc>
          <w:tcPr>
            <w:tcW w:w="2850" w:type="dxa"/>
            <w:tcBorders/>
            <w:tcMar/>
            <w:vAlign w:val="center"/>
          </w:tcPr>
          <w:p w14:paraId="175240C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Solicitudes de consulta o rectificación de datos personales presentadas por los pacientes (Ley 1581 de 2012).</w:t>
            </w:r>
          </w:p>
        </w:tc>
        <w:tc>
          <w:tcPr>
            <w:tcW w:w="1954" w:type="dxa"/>
            <w:tcBorders/>
            <w:tcMar/>
            <w:vAlign w:val="center"/>
          </w:tcPr>
          <w:p w14:paraId="31DCD7B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patients</w:t>
            </w:r>
          </w:p>
        </w:tc>
      </w:tr>
      <w:tr xmlns:wp14="http://schemas.microsoft.com/office/word/2010/wordml" w:rsidTr="6BCAD749" w14:paraId="574BA67D" wp14:textId="77777777">
        <w:trPr>
          <w:trHeight w:val="315" w:hRule="atLeast"/>
        </w:trPr>
        <w:tc>
          <w:tcPr>
            <w:tcW w:w="1449" w:type="dxa"/>
            <w:vMerge w:val="restart"/>
            <w:tcBorders/>
            <w:tcMar/>
            <w:vAlign w:val="center"/>
          </w:tcPr>
          <w:p w14:paraId="040CED2B"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Historia clínica</w:t>
            </w:r>
          </w:p>
        </w:tc>
        <w:tc>
          <w:tcPr>
            <w:tcW w:w="2301" w:type="dxa"/>
            <w:tcBorders/>
            <w:tcMar/>
            <w:vAlign w:val="center"/>
          </w:tcPr>
          <w:p w:rsidP="6D6A8635" w14:paraId="144F5060"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clinical_histories</w:t>
            </w:r>
          </w:p>
        </w:tc>
        <w:tc>
          <w:tcPr>
            <w:tcW w:w="2850" w:type="dxa"/>
            <w:tcBorders/>
            <w:tcMar/>
            <w:vAlign w:val="center"/>
          </w:tcPr>
          <w:p w14:paraId="6E12935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Cada registro corresponde a una atención clínica del paciente.</w:t>
            </w:r>
          </w:p>
        </w:tc>
        <w:tc>
          <w:tcPr>
            <w:tcW w:w="1954" w:type="dxa"/>
            <w:tcBorders/>
            <w:tcMar/>
            <w:vAlign w:val="center"/>
          </w:tcPr>
          <w:p w14:paraId="5DB9416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patients, auth.users</w:t>
            </w:r>
          </w:p>
        </w:tc>
      </w:tr>
      <w:tr xmlns:wp14="http://schemas.microsoft.com/office/word/2010/wordml" w:rsidTr="6BCAD749" w14:paraId="13C9E719" wp14:textId="77777777">
        <w:trPr>
          <w:trHeight w:val="315" w:hRule="atLeast"/>
        </w:trPr>
        <w:tc>
          <w:tcPr>
            <w:tcW w:w="1449" w:type="dxa"/>
            <w:vMerge/>
            <w:tcBorders/>
            <w:tcMar/>
            <w:vAlign w:val="center"/>
          </w:tcPr>
          <w:p w14:paraId="0C6C2CD5"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301" w:type="dxa"/>
            <w:tcBorders/>
            <w:tcMar/>
            <w:vAlign w:val="center"/>
          </w:tcPr>
          <w:p w:rsidP="6D6A8635" w14:paraId="7BAD01DD"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radiographies</w:t>
            </w:r>
          </w:p>
        </w:tc>
        <w:tc>
          <w:tcPr>
            <w:tcW w:w="2850" w:type="dxa"/>
            <w:tcBorders/>
            <w:tcMar/>
            <w:vAlign w:val="center"/>
          </w:tcPr>
          <w:p w14:paraId="1809E87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Archivos de radiografías del paciente, guardados en el almacenamiento de Supabase.</w:t>
            </w:r>
          </w:p>
        </w:tc>
        <w:tc>
          <w:tcPr>
            <w:tcW w:w="1954" w:type="dxa"/>
            <w:tcBorders/>
            <w:tcMar/>
            <w:vAlign w:val="center"/>
          </w:tcPr>
          <w:p w14:paraId="11A4993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patients, clinical_histories, auth.users</w:t>
            </w:r>
          </w:p>
        </w:tc>
      </w:tr>
      <w:tr xmlns:wp14="http://schemas.microsoft.com/office/word/2010/wordml" w:rsidTr="6BCAD749" w14:paraId="3C13E21D" wp14:textId="77777777">
        <w:trPr>
          <w:trHeight w:val="315" w:hRule="atLeast"/>
        </w:trPr>
        <w:tc>
          <w:tcPr>
            <w:tcW w:w="1449" w:type="dxa"/>
            <w:vMerge/>
            <w:tcBorders/>
            <w:tcMar/>
            <w:vAlign w:val="center"/>
          </w:tcPr>
          <w:p w14:paraId="709E88E4"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301" w:type="dxa"/>
            <w:tcBorders/>
            <w:tcMar/>
            <w:vAlign w:val="center"/>
          </w:tcPr>
          <w:p w:rsidP="6D6A8635" w14:paraId="2E33B486"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treatment_plans</w:t>
            </w:r>
          </w:p>
        </w:tc>
        <w:tc>
          <w:tcPr>
            <w:tcW w:w="2850" w:type="dxa"/>
            <w:tcBorders/>
            <w:tcMar/>
            <w:vAlign w:val="center"/>
          </w:tcPr>
          <w:p w14:paraId="179DA4F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Plan de tratamiento definido para el paciente a partir de una atención.</w:t>
            </w:r>
          </w:p>
        </w:tc>
        <w:tc>
          <w:tcPr>
            <w:tcW w:w="1954" w:type="dxa"/>
            <w:tcBorders/>
            <w:tcMar/>
            <w:vAlign w:val="center"/>
          </w:tcPr>
          <w:p w14:paraId="7989008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patients, clinical_histories, doctors</w:t>
            </w:r>
          </w:p>
        </w:tc>
      </w:tr>
      <w:tr xmlns:wp14="http://schemas.microsoft.com/office/word/2010/wordml" w:rsidTr="6BCAD749" w14:paraId="5CFD3EE2" wp14:textId="77777777">
        <w:trPr>
          <w:trHeight w:val="315" w:hRule="atLeast"/>
        </w:trPr>
        <w:tc>
          <w:tcPr>
            <w:tcW w:w="1449" w:type="dxa"/>
            <w:vMerge/>
            <w:tcBorders/>
            <w:tcMar/>
            <w:vAlign w:val="center"/>
          </w:tcPr>
          <w:p w14:paraId="508C98E9"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301" w:type="dxa"/>
            <w:tcBorders/>
            <w:tcMar/>
            <w:vAlign w:val="center"/>
          </w:tcPr>
          <w:p w:rsidP="6D6A8635" w14:paraId="4D68B7F1"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informed_consents</w:t>
            </w:r>
          </w:p>
        </w:tc>
        <w:tc>
          <w:tcPr>
            <w:tcW w:w="2850" w:type="dxa"/>
            <w:tcBorders/>
            <w:tcMar/>
            <w:vAlign w:val="center"/>
          </w:tcPr>
          <w:p w14:paraId="11C24A0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Consentimiento informado firmado por el paciente para un plan de tratamiento.</w:t>
            </w:r>
          </w:p>
        </w:tc>
        <w:tc>
          <w:tcPr>
            <w:tcW w:w="1954" w:type="dxa"/>
            <w:tcBorders/>
            <w:tcMar/>
            <w:vAlign w:val="center"/>
          </w:tcPr>
          <w:p w14:paraId="2EE02A7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patients, treatment_plans, doctors, auth.users</w:t>
            </w:r>
          </w:p>
        </w:tc>
      </w:tr>
      <w:tr xmlns:wp14="http://schemas.microsoft.com/office/word/2010/wordml" w:rsidTr="6BCAD749" w14:paraId="01420C6F" wp14:textId="77777777">
        <w:trPr>
          <w:trHeight w:val="315" w:hRule="atLeast"/>
        </w:trPr>
        <w:tc>
          <w:tcPr>
            <w:tcW w:w="1449" w:type="dxa"/>
            <w:vMerge w:val="restart"/>
            <w:tcBorders/>
            <w:tcMar/>
            <w:vAlign w:val="center"/>
          </w:tcPr>
          <w:p w14:paraId="4B130F1A"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Tratamientos, inventario y laboratorio</w:t>
            </w:r>
          </w:p>
        </w:tc>
        <w:tc>
          <w:tcPr>
            <w:tcW w:w="2301" w:type="dxa"/>
            <w:tcBorders/>
            <w:tcMar/>
            <w:vAlign w:val="center"/>
          </w:tcPr>
          <w:p w:rsidP="6D6A8635" w14:paraId="3B48CCCE"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doctors</w:t>
            </w:r>
          </w:p>
        </w:tc>
        <w:tc>
          <w:tcPr>
            <w:tcW w:w="2850" w:type="dxa"/>
            <w:tcBorders/>
            <w:tcMar/>
            <w:vAlign w:val="center"/>
          </w:tcPr>
          <w:p w14:paraId="59BE0D7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Odontólogos del consultorio.</w:t>
            </w:r>
          </w:p>
        </w:tc>
        <w:tc>
          <w:tcPr>
            <w:tcW w:w="1954" w:type="dxa"/>
            <w:tcBorders/>
            <w:tcMar/>
            <w:vAlign w:val="center"/>
          </w:tcPr>
          <w:p w:rsidP="6BCAD749" w14:paraId="2170B065"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w:t>
            </w:r>
          </w:p>
        </w:tc>
      </w:tr>
      <w:tr xmlns:wp14="http://schemas.microsoft.com/office/word/2010/wordml" w:rsidTr="6BCAD749" w14:paraId="46183B5D" wp14:textId="77777777">
        <w:trPr>
          <w:trHeight w:val="315" w:hRule="atLeast"/>
        </w:trPr>
        <w:tc>
          <w:tcPr>
            <w:tcW w:w="1449" w:type="dxa"/>
            <w:vMerge/>
            <w:tcBorders/>
            <w:tcMar/>
            <w:vAlign w:val="center"/>
          </w:tcPr>
          <w:p w14:paraId="779F8E76"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301" w:type="dxa"/>
            <w:tcBorders/>
            <w:tcMar/>
            <w:vAlign w:val="center"/>
          </w:tcPr>
          <w:p w:rsidP="6D6A8635" w14:paraId="19B618CB"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procedure_catalog</w:t>
            </w:r>
          </w:p>
        </w:tc>
        <w:tc>
          <w:tcPr>
            <w:tcW w:w="2850" w:type="dxa"/>
            <w:tcBorders/>
            <w:tcMar/>
            <w:vAlign w:val="center"/>
          </w:tcPr>
          <w:p w14:paraId="1AB873E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Catálogo de procedimientos que ofrece el consultorio.</w:t>
            </w:r>
          </w:p>
        </w:tc>
        <w:tc>
          <w:tcPr>
            <w:tcW w:w="1954" w:type="dxa"/>
            <w:tcBorders/>
            <w:tcMar/>
            <w:vAlign w:val="center"/>
          </w:tcPr>
          <w:p w:rsidP="6BCAD749" w14:paraId="63E8E420"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w:t>
            </w:r>
          </w:p>
        </w:tc>
      </w:tr>
      <w:tr xmlns:wp14="http://schemas.microsoft.com/office/word/2010/wordml" w:rsidTr="6BCAD749" w14:paraId="5BC2457A" wp14:textId="77777777">
        <w:trPr>
          <w:trHeight w:val="315" w:hRule="atLeast"/>
        </w:trPr>
        <w:tc>
          <w:tcPr>
            <w:tcW w:w="1449" w:type="dxa"/>
            <w:vMerge/>
            <w:tcBorders/>
            <w:tcMar/>
            <w:vAlign w:val="center"/>
          </w:tcPr>
          <w:p w14:paraId="7818863E"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301" w:type="dxa"/>
            <w:tcBorders/>
            <w:tcMar/>
            <w:vAlign w:val="center"/>
          </w:tcPr>
          <w:p w:rsidP="6D6A8635" w14:paraId="31A8F36B"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patient_procedures</w:t>
            </w:r>
          </w:p>
        </w:tc>
        <w:tc>
          <w:tcPr>
            <w:tcW w:w="2850" w:type="dxa"/>
            <w:tcBorders/>
            <w:tcMar/>
            <w:vAlign w:val="center"/>
          </w:tcPr>
          <w:p w14:paraId="1A10EBC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Procedimientos incluidos en un plan de tratamiento.</w:t>
            </w:r>
          </w:p>
        </w:tc>
        <w:tc>
          <w:tcPr>
            <w:tcW w:w="1954" w:type="dxa"/>
            <w:tcBorders/>
            <w:tcMar/>
            <w:vAlign w:val="center"/>
          </w:tcPr>
          <w:p w14:paraId="4CBBF01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patients, treatment_plans, procedure_catalog, doctors</w:t>
            </w:r>
          </w:p>
        </w:tc>
      </w:tr>
      <w:tr xmlns:wp14="http://schemas.microsoft.com/office/word/2010/wordml" w:rsidTr="6BCAD749" w14:paraId="226302D2" wp14:textId="77777777">
        <w:trPr>
          <w:trHeight w:val="315" w:hRule="atLeast"/>
        </w:trPr>
        <w:tc>
          <w:tcPr>
            <w:tcW w:w="1449" w:type="dxa"/>
            <w:vMerge/>
            <w:tcBorders/>
            <w:tcMar/>
            <w:vAlign w:val="center"/>
          </w:tcPr>
          <w:p w14:paraId="44F69B9A"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301" w:type="dxa"/>
            <w:tcBorders/>
            <w:tcMar/>
            <w:vAlign w:val="center"/>
          </w:tcPr>
          <w:p w:rsidP="6D6A8635" w14:paraId="514FEBDE"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inventory_items</w:t>
            </w:r>
          </w:p>
        </w:tc>
        <w:tc>
          <w:tcPr>
            <w:tcW w:w="2850" w:type="dxa"/>
            <w:tcBorders/>
            <w:tcMar/>
            <w:vAlign w:val="center"/>
          </w:tcPr>
          <w:p w14:paraId="16D778B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Insumos del inventario del consultorio.</w:t>
            </w:r>
          </w:p>
        </w:tc>
        <w:tc>
          <w:tcPr>
            <w:tcW w:w="1954" w:type="dxa"/>
            <w:tcBorders/>
            <w:tcMar/>
            <w:vAlign w:val="center"/>
          </w:tcPr>
          <w:p w:rsidP="6BCAD749" w14:paraId="47B92CD1"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w:t>
            </w:r>
          </w:p>
        </w:tc>
      </w:tr>
      <w:tr xmlns:wp14="http://schemas.microsoft.com/office/word/2010/wordml" w:rsidTr="6BCAD749" w14:paraId="54782C00" wp14:textId="77777777">
        <w:trPr>
          <w:trHeight w:val="315" w:hRule="atLeast"/>
        </w:trPr>
        <w:tc>
          <w:tcPr>
            <w:tcW w:w="1449" w:type="dxa"/>
            <w:vMerge/>
            <w:tcBorders/>
            <w:tcMar/>
            <w:vAlign w:val="center"/>
          </w:tcPr>
          <w:p w14:paraId="5F07D11E"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301" w:type="dxa"/>
            <w:tcBorders/>
            <w:tcMar/>
            <w:vAlign w:val="center"/>
          </w:tcPr>
          <w:p w:rsidP="6D6A8635" w14:paraId="1187CE70"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treatment_inventory_items</w:t>
            </w:r>
          </w:p>
        </w:tc>
        <w:tc>
          <w:tcPr>
            <w:tcW w:w="2850" w:type="dxa"/>
            <w:tcBorders/>
            <w:tcMar/>
            <w:vAlign w:val="center"/>
          </w:tcPr>
          <w:p w:rsidP="6D6A8635" w14:paraId="21D9E6AF" wp14:textId="5516FC22">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 xml:space="preserve">Insumos que consume cada procedimiento; al pasar el procedimiento a "Realizado", un disparador descuenta estas cantidades del inventario.</w:t>
            </w:r>
          </w:p>
        </w:tc>
        <w:tc>
          <w:tcPr>
            <w:tcW w:w="1954" w:type="dxa"/>
            <w:tcBorders/>
            <w:tcMar/>
            <w:vAlign w:val="center"/>
          </w:tcPr>
          <w:p w14:paraId="7D9B310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patient_procedures, inventory_items</w:t>
            </w:r>
          </w:p>
        </w:tc>
      </w:tr>
      <w:tr xmlns:wp14="http://schemas.microsoft.com/office/word/2010/wordml" w:rsidTr="6BCAD749" w14:paraId="030DDF4A" wp14:textId="77777777">
        <w:trPr>
          <w:trHeight w:val="315" w:hRule="atLeast"/>
        </w:trPr>
        <w:tc>
          <w:tcPr>
            <w:tcW w:w="1449" w:type="dxa"/>
            <w:vMerge/>
            <w:tcBorders/>
            <w:tcMar/>
            <w:vAlign w:val="center"/>
          </w:tcPr>
          <w:p w14:paraId="41508A3C"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301" w:type="dxa"/>
            <w:tcBorders/>
            <w:tcMar/>
            <w:vAlign w:val="center"/>
          </w:tcPr>
          <w:p w:rsidP="6D6A8635" w14:paraId="50E334C6"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laboratory_cases</w:t>
            </w:r>
          </w:p>
        </w:tc>
        <w:tc>
          <w:tcPr>
            <w:tcW w:w="2850" w:type="dxa"/>
            <w:tcBorders/>
            <w:tcMar/>
            <w:vAlign w:val="center"/>
          </w:tcPr>
          <w:p w14:paraId="33E6DC9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Trabajos enviados a laboratorios externos.</w:t>
            </w:r>
          </w:p>
        </w:tc>
        <w:tc>
          <w:tcPr>
            <w:tcW w:w="1954" w:type="dxa"/>
            <w:tcBorders/>
            <w:tcMar/>
            <w:vAlign w:val="center"/>
          </w:tcPr>
          <w:p w14:paraId="3C3CD23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patients, patient_procedures, doctors, procedure_catalog</w:t>
            </w:r>
          </w:p>
        </w:tc>
      </w:tr>
      <w:tr xmlns:wp14="http://schemas.microsoft.com/office/word/2010/wordml" w:rsidTr="6BCAD749" w14:paraId="1E9E4A31" wp14:textId="77777777">
        <w:trPr>
          <w:trHeight w:val="315" w:hRule="atLeast"/>
        </w:trPr>
        <w:tc>
          <w:tcPr>
            <w:tcW w:w="1449" w:type="dxa"/>
            <w:vMerge w:val="restart"/>
            <w:tcBorders/>
            <w:tcMar/>
            <w:vAlign w:val="center"/>
          </w:tcPr>
          <w:p w14:paraId="31D66A79"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Agenda y comunicaciones</w:t>
            </w:r>
          </w:p>
        </w:tc>
        <w:tc>
          <w:tcPr>
            <w:tcW w:w="2301" w:type="dxa"/>
            <w:tcBorders/>
            <w:tcMar/>
            <w:vAlign w:val="center"/>
          </w:tcPr>
          <w:p w:rsidP="6D6A8635" w14:paraId="3B722888"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appointments</w:t>
            </w:r>
          </w:p>
        </w:tc>
        <w:tc>
          <w:tcPr>
            <w:tcW w:w="2850" w:type="dxa"/>
            <w:tcBorders/>
            <w:tcMar/>
            <w:vAlign w:val="center"/>
          </w:tcPr>
          <w:p w14:paraId="56C2552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Registro local de cada cita, enlazado con su evento de Google Calendar.</w:t>
            </w:r>
          </w:p>
        </w:tc>
        <w:tc>
          <w:tcPr>
            <w:tcW w:w="1954" w:type="dxa"/>
            <w:tcBorders/>
            <w:tcMar/>
            <w:vAlign w:val="center"/>
          </w:tcPr>
          <w:p w14:paraId="242949A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patients</w:t>
            </w:r>
          </w:p>
        </w:tc>
      </w:tr>
      <w:tr xmlns:wp14="http://schemas.microsoft.com/office/word/2010/wordml" w:rsidTr="6BCAD749" w14:paraId="064A73D1" wp14:textId="77777777">
        <w:trPr>
          <w:trHeight w:val="315" w:hRule="atLeast"/>
        </w:trPr>
        <w:tc>
          <w:tcPr>
            <w:tcW w:w="1449" w:type="dxa"/>
            <w:vMerge/>
            <w:tcBorders/>
            <w:tcMar/>
            <w:vAlign w:val="center"/>
          </w:tcPr>
          <w:p w14:paraId="43D6B1D6"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301" w:type="dxa"/>
            <w:tcBorders/>
            <w:tcMar/>
            <w:vAlign w:val="center"/>
          </w:tcPr>
          <w:p w:rsidP="6D6A8635" w14:paraId="28EFFAEE"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message_templates</w:t>
            </w:r>
          </w:p>
        </w:tc>
        <w:tc>
          <w:tcPr>
            <w:tcW w:w="2850" w:type="dxa"/>
            <w:tcBorders/>
            <w:tcMar/>
            <w:vAlign w:val="center"/>
          </w:tcPr>
          <w:p w14:paraId="4B19EF6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Plantillas de los mensajes que se envían a los pacientes.</w:t>
            </w:r>
          </w:p>
        </w:tc>
        <w:tc>
          <w:tcPr>
            <w:tcW w:w="1954" w:type="dxa"/>
            <w:tcBorders/>
            <w:tcMar/>
            <w:vAlign w:val="center"/>
          </w:tcPr>
          <w:p w:rsidP="6BCAD749" w14:paraId="550852A8"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w:t>
            </w:r>
          </w:p>
        </w:tc>
      </w:tr>
      <w:tr xmlns:wp14="http://schemas.microsoft.com/office/word/2010/wordml" w:rsidTr="6BCAD749" w14:paraId="1D4BDF8E" wp14:textId="77777777">
        <w:trPr>
          <w:trHeight w:val="315" w:hRule="atLeast"/>
        </w:trPr>
        <w:tc>
          <w:tcPr>
            <w:tcW w:w="1449" w:type="dxa"/>
            <w:vMerge/>
            <w:tcBorders/>
            <w:tcMar/>
            <w:vAlign w:val="center"/>
          </w:tcPr>
          <w:p w14:paraId="17DBC151"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301" w:type="dxa"/>
            <w:tcBorders/>
            <w:tcMar/>
            <w:vAlign w:val="center"/>
          </w:tcPr>
          <w:p w:rsidP="6D6A8635" w14:paraId="58ADCB3E"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whatsapp_messages</w:t>
            </w:r>
          </w:p>
        </w:tc>
        <w:tc>
          <w:tcPr>
            <w:tcW w:w="2850" w:type="dxa"/>
            <w:tcBorders/>
            <w:tcMar/>
            <w:vAlign w:val="center"/>
          </w:tcPr>
          <w:p w14:paraId="68D34A7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Cola e historial de los mensajes de WhatsApp enviados y recibidos.</w:t>
            </w:r>
          </w:p>
        </w:tc>
        <w:tc>
          <w:tcPr>
            <w:tcW w:w="1954" w:type="dxa"/>
            <w:tcBorders/>
            <w:tcMar/>
            <w:vAlign w:val="center"/>
          </w:tcPr>
          <w:p w14:paraId="0A6A162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patients, appointments, message_templates</w:t>
            </w:r>
          </w:p>
        </w:tc>
      </w:tr>
      <w:tr xmlns:wp14="http://schemas.microsoft.com/office/word/2010/wordml" w:rsidTr="6BCAD749" w14:paraId="46F2D9AD" wp14:textId="77777777">
        <w:trPr>
          <w:trHeight w:val="315" w:hRule="atLeast"/>
        </w:trPr>
        <w:tc>
          <w:tcPr>
            <w:tcW w:w="1449" w:type="dxa"/>
            <w:vMerge w:val="restart"/>
            <w:tcBorders/>
            <w:tcMar/>
            <w:vAlign w:val="center"/>
          </w:tcPr>
          <w:p w14:paraId="6CF1C0C2"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Facturación</w:t>
            </w:r>
          </w:p>
        </w:tc>
        <w:tc>
          <w:tcPr>
            <w:tcW w:w="2301" w:type="dxa"/>
            <w:tcBorders/>
            <w:tcMar/>
            <w:vAlign w:val="center"/>
          </w:tcPr>
          <w:p w:rsidP="6D6A8635" w14:paraId="0E36BC2D"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billing_invoices</w:t>
            </w:r>
          </w:p>
        </w:tc>
        <w:tc>
          <w:tcPr>
            <w:tcW w:w="2850" w:type="dxa"/>
            <w:tcBorders/>
            <w:tcMar/>
            <w:vAlign w:val="center"/>
          </w:tcPr>
          <w:p w14:paraId="0CDF68D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Facturas emitidas a los pacientes.</w:t>
            </w:r>
          </w:p>
        </w:tc>
        <w:tc>
          <w:tcPr>
            <w:tcW w:w="1954" w:type="dxa"/>
            <w:tcBorders/>
            <w:tcMar/>
            <w:vAlign w:val="center"/>
          </w:tcPr>
          <w:p w14:paraId="6C070C8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patients</w:t>
            </w:r>
          </w:p>
        </w:tc>
      </w:tr>
      <w:tr xmlns:wp14="http://schemas.microsoft.com/office/word/2010/wordml" w:rsidTr="6BCAD749" w14:paraId="66CC760A" wp14:textId="77777777">
        <w:trPr>
          <w:trHeight w:val="315" w:hRule="atLeast"/>
        </w:trPr>
        <w:tc>
          <w:tcPr>
            <w:tcW w:w="1449" w:type="dxa"/>
            <w:vMerge/>
            <w:tcBorders/>
            <w:tcMar/>
            <w:vAlign w:val="center"/>
          </w:tcPr>
          <w:p w14:paraId="6F8BD81B"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301" w:type="dxa"/>
            <w:tcBorders/>
            <w:tcMar/>
            <w:vAlign w:val="center"/>
          </w:tcPr>
          <w:p w:rsidP="6D6A8635" w14:paraId="61BF8C6B"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invoice_items</w:t>
            </w:r>
          </w:p>
        </w:tc>
        <w:tc>
          <w:tcPr>
            <w:tcW w:w="2850" w:type="dxa"/>
            <w:tcBorders/>
            <w:tcMar/>
            <w:vAlign w:val="center"/>
          </w:tcPr>
          <w:p w14:paraId="24F0AE5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Procedimientos que se cobran en cada factura.</w:t>
            </w:r>
          </w:p>
        </w:tc>
        <w:tc>
          <w:tcPr>
            <w:tcW w:w="1954" w:type="dxa"/>
            <w:tcBorders/>
            <w:tcMar/>
            <w:vAlign w:val="center"/>
          </w:tcPr>
          <w:p w14:paraId="5C2972B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billing_invoices, patient_procedures</w:t>
            </w:r>
          </w:p>
        </w:tc>
      </w:tr>
      <w:tr xmlns:wp14="http://schemas.microsoft.com/office/word/2010/wordml" w:rsidTr="6BCAD749" w14:paraId="6252805C" wp14:textId="77777777">
        <w:trPr>
          <w:trHeight w:val="315" w:hRule="atLeast"/>
        </w:trPr>
        <w:tc>
          <w:tcPr>
            <w:tcW w:w="1449" w:type="dxa"/>
            <w:vMerge/>
            <w:tcBorders/>
            <w:tcMar/>
            <w:vAlign w:val="center"/>
          </w:tcPr>
          <w:p w14:paraId="2613E9C1" wp14:textId="77777777">
            <w:pPr>
              <w:pStyle w:val="Normal"/>
              <w:widowControl/>
              <w:suppressAutoHyphens w:val="true"/>
              <w:spacing w:before="0" w:after="0" w:line="240" w:lineRule="auto"/>
              <w:ind w:hanging="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301" w:type="dxa"/>
            <w:tcBorders/>
            <w:tcMar/>
            <w:vAlign w:val="center"/>
          </w:tcPr>
          <w:p w:rsidP="6D6A8635" w14:paraId="73AC6FA8" wp14:textId="777777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eastAsia="Times New Roman" w:cs="Times New Roman"/>
                <w:b w:val="0"/>
                <w:bCs w:val="0"/>
                <w:kern w:val="0"/>
                <w:sz w:val="24"/>
                <w:szCs w:val="24"/>
                <w:lang w:eastAsia="en-US" w:bidi="ar-SA"/>
              </w:rPr>
              <w:t>payments</w:t>
            </w:r>
          </w:p>
        </w:tc>
        <w:tc>
          <w:tcPr>
            <w:tcW w:w="2850" w:type="dxa"/>
            <w:tcBorders/>
            <w:tcMar/>
            <w:vAlign w:val="center"/>
          </w:tcPr>
          <w:p w14:paraId="45BD863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Pagos registrados sobre una factura.</w:t>
            </w:r>
          </w:p>
        </w:tc>
        <w:tc>
          <w:tcPr>
            <w:tcW w:w="1954" w:type="dxa"/>
            <w:tcBorders/>
            <w:tcMar/>
            <w:vAlign w:val="center"/>
          </w:tcPr>
          <w:p w14:paraId="62522078"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billing_invoices, auth.users</w:t>
            </w:r>
          </w:p>
        </w:tc>
      </w:tr>
    </w:tbl>
    <w:p xmlns:wp14="http://schemas.microsoft.com/office/word/2010/wordml" w14:paraId="7DD2A2DB" wp14:textId="77777777">
      <w:pPr>
        <w:pStyle w:val="Normal"/>
        <w:ind w:hanging="0"/>
        <w:jc w:val="star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xmlns:wp14="http://schemas.microsoft.com/office/word/2010/wordml" w14:paraId="53902C3A" wp14:textId="77777777">
      <w:pPr>
        <w:pStyle w:val="Heading2"/>
        <w:rPr>
          <w:rFonts w:ascii="Times New Roman" w:hAnsi="Times New Roman"/>
          <w:sz w:val="24"/>
          <w:szCs w:val="24"/>
        </w:rPr>
      </w:pPr>
      <w:bookmarkStart w:name="__RefHeading___Toc10985_794851070" w:id="195"/>
      <w:bookmarkStart w:name="_Toc1002559282" w:id="196"/>
      <w:bookmarkEnd w:id="195"/>
      <w:bookmarkStart w:name="_Toc2003702680" w:id="1348235057"/>
      <w:r>
        <w:rPr>
          <w:rFonts w:cs="Times New Roman"/>
          <w:sz w:val="24"/>
          <w:szCs w:val="24"/>
        </w:rPr>
        <w:t>5.4 Seguridad e Integridad de Datos Clínicos</w:t>
      </w:r>
      <w:bookmarkEnd w:id="196"/>
      <w:bookmarkEnd w:id="1348235057"/>
    </w:p>
    <w:p w:rsidR="41513B69" w:rsidP="6C2EBA1A" w:rsidRDefault="41513B69" w14:paraId="270287C1" w14:textId="1D22F949">
      <w:pPr>
        <w:pStyle w:val="Normal"/>
      </w:pPr>
      <w:r>
        <w:rPr>
          <w:sz w:val="24"/>
          <w:szCs w:val="24"/>
        </w:rPr>
        <w:t xml:space="preserve">Supabase Auth maneja la autenticación. Permite ingresar con correo y contraseña o con una cuenta de Google. </w:t>
      </w:r>
      <w:del w:id="9064" w:author="Revisión" w:date="2026-10-25T22:30:00Z">
        <w:r>
          <w:rPr>
            <w:sz w:val="24"/>
            <w:szCs w:val="24"/>
          </w:rPr>
          <w:delText xml:space="preserve">Emite un token de sesión (JWT) con tiempo de expiración. Así se cumplen RNF-01 y RNF-03.</w:delText>
        </w:r>
      </w:del>
      <w:ins w:id="9065" w:author="Revisión" w:date="2026-10-25T22:30:00Z">
        <w:r>
          <w:rPr>
            <w:sz w:val="24"/>
            <w:szCs w:val="24"/>
          </w:rPr>
          <w:t xml:space="preserve">Emite un token de sesión (JWT) con tiempo de expiración, con lo que se cumplen RNF-01 y RNF-03.</w:t>
        </w:r>
      </w:ins>
      <w:r>
        <w:rPr>
          <w:sz w:val="24"/>
          <w:szCs w:val="24"/>
        </w:rPr>
        <w:t xml:space="preserve"> Solo pueden ingresar los correos autorizados. La tabla authorized_emails guarda cada correo con su rol. En el primer inicio de sesión el sistema crea el perfil del usuario en la tabla profiles. Si el administrador desactiva un usuario, este pierde el acceso. Sin embargo, su historial se conserva. </w:t>
      </w:r>
    </w:p>
    <w:p w:rsidR="41513B69" w:rsidP="6C2EBA1A" w:rsidRDefault="41513B69" w14:paraId="5968DB9E" w14:textId="11058004">
      <w:pPr>
        <w:pStyle w:val="Normal"/>
        <w:suppressLineNumbers w:val="0"/>
        <w:bidi w:val="0"/>
        <w:spacing w:before="0" w:beforeAutospacing="off" w:after="0" w:afterAutospacing="off" w:line="480" w:lineRule="auto"/>
        <w:ind w:left="0" w:right="0" w:firstLine="720"/>
        <w:jc w:val="both"/>
      </w:pPr>
      <w:r>
        <w:rPr>
          <w:sz w:val="24"/>
          <w:szCs w:val="24"/>
        </w:rPr>
        <w:t xml:space="preserve">La autorización tiene dos niveles. </w:t>
      </w:r>
      <w:del w:id="9066" w:author="Revisión" w:date="2026-10-25T22:30:00Z">
        <w:r>
          <w:rPr>
            <w:sz w:val="24"/>
            <w:szCs w:val="24"/>
          </w:rPr>
          <w:delText xml:space="preserve">En la interfaz, según el rol, solo verá los modulos que se le han asignado.</w:delText>
        </w:r>
      </w:del>
      <w:ins w:id="9067" w:author="Revisión" w:date="2026-10-25T22:30:00Z">
        <w:r>
          <w:rPr>
            <w:sz w:val="24"/>
            <w:szCs w:val="24"/>
          </w:rPr>
          <w:t xml:space="preserve">En la interfaz, cada usuario ve solo los módulos que corresponden a su rol.</w:t>
        </w:r>
      </w:ins>
      <w:r>
        <w:rPr>
          <w:sz w:val="24"/>
          <w:szCs w:val="24"/>
        </w:rPr>
        <w:t xml:space="preserve"> En la base de datos, las tablas tienen activada la seguridad a nivel de fila (Row Level Security, RLS). </w:t>
      </w:r>
      <w:del w:id="9068" w:author="Revisión" w:date="2026-10-25T22:30:00Z">
        <w:r>
          <w:rPr>
            <w:sz w:val="24"/>
            <w:szCs w:val="24"/>
          </w:rPr>
          <w:delText xml:space="preserve">Así, cada consulta solo devuelve o cambia</w:delText>
        </w:r>
      </w:del>
      <w:ins w:id="9069" w:author="Revisión" w:date="2026-10-25T22:30:00Z">
        <w:r>
          <w:rPr>
            <w:sz w:val="24"/>
            <w:szCs w:val="24"/>
          </w:rPr>
          <w:t xml:space="preserve">De esta manera, cada consulta solo devuelve o cambia</w:t>
        </w:r>
      </w:ins>
      <w:r>
        <w:rPr>
          <w:sz w:val="24"/>
          <w:szCs w:val="24"/>
        </w:rPr>
        <w:t xml:space="preserve"> los registros que las políticas permiten al rol del usuario autenticado. Aunque alguien consulte la API de forma directa, solo el personal clínico puede registrar o modificar la historia clínica, como exige la regla ROC-19. </w:t>
      </w:r>
      <w:del w:id="9070" w:author="Revisión" w:date="2026-10-25T22:30:00Z">
        <w:r>
          <w:rPr>
            <w:sz w:val="24"/>
            <w:szCs w:val="24"/>
          </w:rPr>
          <w:delText xml:space="preserve">Así, RNF-02 y RNF-04 se cumplen</w:delText>
        </w:r>
      </w:del>
      <w:ins w:id="9071" w:author="Revisión" w:date="2026-10-25T22:30:00Z">
        <w:r>
          <w:rPr>
            <w:sz w:val="24"/>
            <w:szCs w:val="24"/>
          </w:rPr>
          <w:t xml:space="preserve">Con esto, RNF-02 y RNF-04 se cumplen</w:t>
        </w:r>
      </w:ins>
      <w:r>
        <w:rPr>
          <w:sz w:val="24"/>
          <w:szCs w:val="24"/>
        </w:rPr>
        <w:t xml:space="preserve"> en el servidor y no solo en la interfaz. </w:t>
      </w:r>
    </w:p>
    <w:p w:rsidR="41513B69" w:rsidP="6C2EBA1A" w:rsidRDefault="41513B69" w14:paraId="217E95E8" w14:textId="4BF0F972">
      <w:pPr>
        <w:pStyle w:val="Normal"/>
      </w:pPr>
      <w:r>
        <w:rPr>
          <w:sz w:val="24"/>
          <w:szCs w:val="24"/>
        </w:rPr>
        <w:t xml:space="preserve">La comunicación entre el navegador y Supabase viaja cifrada por HTTPS. Las radiografías se guardan en un depósito privado al que solo pueden entrar usuarios autenticados. Las credenciales de los servicios externos, como la cuenta de Twilio que envía los mensajes de WhatsApp, se guardan como variables secretas en las funciones del servidor. No quedan expuestas en el navegador. </w:t>
      </w:r>
    </w:p>
    <w:p w:rsidR="41513B69" w:rsidP="6C2EBA1A" w:rsidRDefault="41513B69" w14:paraId="0079C11C" w14:textId="5E5D1871">
      <w:pPr>
        <w:pStyle w:val="Normal"/>
      </w:pPr>
      <w:r>
        <w:rPr>
          <w:sz w:val="24"/>
          <w:szCs w:val="24"/>
        </w:rPr>
        <w:t xml:space="preserve">La conservación de los registros sigue la Resolución 839 de 2017. Esta norma exige mantener la historia clínica por al menos quince años desde la última atención. Por eso no se elimina ningún registro clínico. Las relaciones con el paciente usan ON DELETE RESTRICT. El paciente se inactiva y las atenciones y radiografías se anulan con su motivo, como se explicó en el numeral 5.2. Para rastrear las acciones críticas (RNF-12), cada registro guarda su fecha de creación y de modificación. Las operaciones sensibles guardan el usuario que las realizó. </w:t>
      </w:r>
      <w:del w:id="9072" w:author="Revisión" w:date="2026-10-25T22:30:00Z">
        <w:r>
          <w:rPr>
            <w:sz w:val="24"/>
            <w:szCs w:val="24"/>
          </w:rPr>
          <w:delText xml:space="preserve">Así se sabe quién anuló</w:delText>
        </w:r>
      </w:del>
      <w:ins w:id="9073" w:author="Revisión" w:date="2026-10-25T22:30:00Z">
        <w:r>
          <w:rPr>
            <w:sz w:val="24"/>
            <w:szCs w:val="24"/>
          </w:rPr>
          <w:t xml:space="preserve">Gracias a ello se sabe quién anuló</w:t>
        </w:r>
      </w:ins>
      <w:r>
        <w:rPr>
          <w:sz w:val="24"/>
          <w:szCs w:val="24"/>
        </w:rPr>
        <w:t xml:space="preserve"> una atención o una radiografía, quién registró un consentimiento informado y quién registró un pago. </w:t>
      </w:r>
    </w:p>
    <w:p w:rsidR="41513B69" w:rsidP="6C2EBA1A" w:rsidRDefault="41513B69" w14:paraId="404BCB64" w14:textId="465BC59F">
      <w:pPr>
        <w:pStyle w:val="Normal"/>
      </w:pPr>
      <w:r>
        <w:rPr>
          <w:sz w:val="24"/>
          <w:szCs w:val="24"/>
        </w:rPr>
        <w:t xml:space="preserve">En cuanto a los datos personales, el registro de cada paciente incluye la autorización para su tratamiento, con la fecha y el medio por el que se otorgó. Esto se hace según la Ley 1581 de 2012 y el Decreto 1377 de 2013. El sistema también permite registrar y tramitar las solicitudes de consulta o rectificación de los titulares. Para cumplir RNF-13, el sistema funciona en el plan Pro de Supabase. Este plan hace una copia de respaldo automática cada día y guarda las de los últimos siete días. </w:t>
      </w:r>
      <w:del w:id="9074" w:author="Revisión" w:date="2026-10-25T22:30:00Z">
        <w:r>
          <w:rPr>
            <w:sz w:val="24"/>
            <w:szCs w:val="24"/>
          </w:rPr>
          <w:delText xml:space="preserve">Así, se puede restaurar la información</w:delText>
        </w:r>
      </w:del>
      <w:ins w:id="9075" w:author="Revisión" w:date="2026-10-25T22:30:00Z">
        <w:r>
          <w:rPr>
            <w:sz w:val="24"/>
            <w:szCs w:val="24"/>
          </w:rPr>
          <w:t xml:space="preserve">Con estas copias se puede restaurar la información</w:t>
        </w:r>
      </w:ins>
      <w:r>
        <w:rPr>
          <w:sz w:val="24"/>
          <w:szCs w:val="24"/>
        </w:rPr>
        <w:t xml:space="preserve"> si ocurre una falla o un error de operación. El consentimiento informado y las evoluciones clínicas se guardan como mensajes de datos identificados con el usuario que los registró y la fecha. </w:t>
      </w:r>
      <w:del w:id="9076" w:author="Revisión" w:date="2026-10-25T22:30:00Z">
        <w:r>
          <w:rPr>
            <w:sz w:val="24"/>
            <w:szCs w:val="24"/>
          </w:rPr>
          <w:delText xml:space="preserve">No tienen firma digital certificada, según la Ley 527 de 1999, numeral 2.4.</w:delText>
        </w:r>
      </w:del>
      <w:ins w:id="9077" w:author="Revisión" w:date="2026-10-25T22:30:00Z">
        <w:r>
          <w:rPr>
            <w:sz w:val="24"/>
            <w:szCs w:val="24"/>
          </w:rPr>
          <w:t xml:space="preserve">No tienen firma digital certificada, como se explicó en el numeral 2.4 (Ley 527 de 1999).</w:t>
        </w:r>
      </w:ins>
    </w:p>
    <w:p xmlns:wp14="http://schemas.microsoft.com/office/word/2010/wordml" w14:paraId="1037B8A3" wp14:textId="77777777">
      <w:pPr>
        <w:pStyle w:val="Normal"/>
        <w:spacing w:line="240" w:lineRule="auto"/>
        <w:ind w:hanging="0"/>
        <w:jc w:val="start"/>
        <w:rPr>
          <w:rFonts w:ascii="Times New Roman" w:hAnsi="Times New Roman"/>
          <w:b/>
          <w:bCs/>
          <w:sz w:val="24"/>
          <w:szCs w:val="24"/>
        </w:rPr>
      </w:pPr>
      <w:r>
        <w:rPr>
          <w:b/>
          <w:bCs/>
          <w:sz w:val="24"/>
          <w:szCs w:val="24"/>
        </w:rPr>
      </w:r>
      <w:r>
        <w:br w:type="page"/>
      </w:r>
    </w:p>
    <w:p xmlns:wp14="http://schemas.microsoft.com/office/word/2010/wordml" w14:paraId="1B981090" wp14:textId="77777777">
      <w:pPr>
        <w:pStyle w:val="Heading1"/>
        <w:spacing w:before="0" w:after="0"/>
        <w:rPr>
          <w:rFonts w:ascii="Times New Roman" w:hAnsi="Times New Roman"/>
          <w:sz w:val="24"/>
          <w:szCs w:val="24"/>
        </w:rPr>
      </w:pPr>
      <w:bookmarkStart w:name="__RefHeading___Toc10987_794851070" w:id="197"/>
      <w:bookmarkStart w:name="_Toc1650119125" w:id="198"/>
      <w:bookmarkEnd w:id="197"/>
      <w:bookmarkEnd w:id="198"/>
      <w:bookmarkStart w:name="_Toc747721139" w:id="26359452"/>
      <w:r>
        <w:rPr>
          <w:sz w:val="24"/>
          <w:szCs w:val="24"/>
        </w:rPr>
        <w:t>Capítulo 6. Construcción e Implementación Incremental</w:t>
      </w:r>
      <w:bookmarkEnd w:id="26359452"/>
    </w:p>
    <w:p xmlns:wp14="http://schemas.microsoft.com/office/word/2010/wordml" w14:paraId="2F7C69CD" wp14:textId="77777777">
      <w:pPr>
        <w:pStyle w:val="Heading2"/>
        <w:rPr>
          <w:rFonts w:ascii="Times New Roman" w:hAnsi="Times New Roman"/>
          <w:sz w:val="24"/>
          <w:szCs w:val="24"/>
        </w:rPr>
      </w:pPr>
      <w:bookmarkStart w:name="__RefHeading___Toc10989_794851070" w:id="199"/>
      <w:bookmarkStart w:name="_Toc192611139" w:id="200"/>
      <w:bookmarkEnd w:id="199"/>
      <w:bookmarkStart w:name="_Toc1866236183" w:id="1063959477"/>
      <w:r>
        <w:rPr>
          <w:rFonts w:cs="Times New Roman"/>
          <w:sz w:val="24"/>
          <w:szCs w:val="24"/>
        </w:rPr>
        <w:t>6.1 Criterios de Selección del Stack Tecnológico</w:t>
      </w:r>
      <w:bookmarkEnd w:id="200"/>
      <w:bookmarkEnd w:id="1063959477"/>
    </w:p>
    <w:p w:rsidR="4CDFF95D" w:rsidP="6C2EBA1A" w:rsidRDefault="4CDFF95D" w14:paraId="44C2B591" w14:textId="27D3E5C5">
      <w:pPr>
        <w:pStyle w:val="Normal"/>
      </w:pPr>
      <w:r>
        <w:rPr>
          <w:sz w:val="24"/>
          <w:szCs w:val="24"/>
        </w:rPr>
        <w:t xml:space="preserve">Se eligieron las herramientas por su costo y el tiempo disponible en el proyecto de grado. Para el frontend se usó React con Vite. Ambos son de código abierto y tienen una curva de aprendizaje corta. Las librerías que se usaron resolvieron necesidades concretas del proyecto. Se empleó react-big-calendar para la agenda, jspdf para los documentos de facturación y react-odontogram-editor-modul para el odontograma. El estado de la interfaz se maneja con Redux Toolkit. La navegación entre vistas se hace con React Router. </w:t>
      </w:r>
    </w:p>
    <w:p w:rsidR="4CDFF95D" w:rsidP="6C2EBA1A" w:rsidRDefault="4CDFF95D" w14:paraId="471D070C" w14:textId="6488D1DA">
      <w:pPr>
        <w:pStyle w:val="Normal"/>
      </w:pPr>
      <w:r>
        <w:rPr>
          <w:sz w:val="24"/>
          <w:szCs w:val="24"/>
        </w:rPr>
        <w:t xml:space="preserve">Para el backend se eligió Supabase como Backend as a Service. Esto evitó construir y mantener un servidor propio, ya que reúne en un solo servicio la base de datos PostgreSQL, la autenticación y el almacenamiento de archivos. El desarrollo y las pruebas se hicieron en el plan gratuito. El consultorio opera con el plan Pro, porque el gratuito limita la base de datos a 500 MB y los archivos a 1 GB. Además, pausa el proyecto tras una semana sin actividad </w:t>
      </w:r>
      <w:del w:id="9078" w:author="Revisión" w:date="2026-10-25T22:30:00Z">
        <w:r>
          <w:rPr>
            <w:sz w:val="24"/>
            <w:szCs w:val="24"/>
          </w:rPr>
          <w:delText xml:space="preserve">y no incluye copias de respaldo automáticas.</w:delText>
        </w:r>
      </w:del>
      <w:ins w:id="9079" w:author="Revisión" w:date="2026-10-25T22:30:00Z">
        <w:r>
          <w:rPr>
            <w:sz w:val="24"/>
            <w:szCs w:val="24"/>
          </w:rPr>
          <w:t xml:space="preserve">y no incluye copias de respaldo automáticas (Supabase, 2026).</w:t>
        </w:r>
      </w:ins>
      <w:r>
        <w:rPr>
          <w:sz w:val="24"/>
          <w:szCs w:val="24"/>
        </w:rPr>
        <w:t xml:space="preserve"> Esas condiciones no son aceptables en un sistema que guarda historias clínicas y radiografías.</w:t>
      </w:r>
    </w:p>
    <w:p xmlns:wp14="http://schemas.microsoft.com/office/word/2010/wordml" w14:paraId="5A625095" wp14:textId="77777777">
      <w:pPr>
        <w:pStyle w:val="Heading2"/>
        <w:rPr>
          <w:rFonts w:ascii="Times New Roman" w:hAnsi="Times New Roman"/>
          <w:sz w:val="24"/>
          <w:szCs w:val="24"/>
        </w:rPr>
      </w:pPr>
      <w:bookmarkStart w:name="__RefHeading___Toc10991_794851070" w:id="201"/>
      <w:bookmarkStart w:name="_Toc325552744" w:id="202"/>
      <w:bookmarkEnd w:id="201"/>
      <w:bookmarkStart w:name="_Toc1139055599" w:id="568186462"/>
      <w:r>
        <w:rPr>
          <w:rFonts w:cs="Times New Roman"/>
          <w:sz w:val="24"/>
          <w:szCs w:val="24"/>
        </w:rPr>
        <w:t>6.2 Desarrollo de Módulos e Integración del Sistema</w:t>
      </w:r>
      <w:bookmarkEnd w:id="202"/>
      <w:bookmarkEnd w:id="568186462"/>
    </w:p>
    <w:p xmlns:wp14="http://schemas.microsoft.com/office/word/2010/wordml" w:rsidP="6D6A8635" w14:paraId="5E8EE85F" wp14:textId="45794B5C">
      <w:pPr>
        <w:pStyle w:val="Normal"/>
        <w:suppressLineNumbers w:val="0"/>
        <w:bidi w:val="0"/>
        <w:spacing w:before="0" w:beforeAutospacing="off" w:after="0" w:afterAutospacing="off" w:line="480" w:lineRule="auto"/>
        <w:ind w:left="0" w:right="0" w:firstLine="720"/>
        <w:jc w:val="both"/>
        <w:rPr>
          <w:rFonts w:ascii="Times New Roman" w:hAnsi="Times New Roman"/>
          <w:sz w:val="24"/>
          <w:szCs w:val="24"/>
        </w:rPr>
      </w:pPr>
      <w:r>
        <w:rPr>
          <w:sz w:val="24"/>
          <w:szCs w:val="24"/>
        </w:rPr>
        <w:t xml:space="preserve">El sistema se desarrolló por módulos funcionales, siguiendo los casos de uso del numeral 3.7: autenticación y usuarios, pacientes, agenda, historia clínica, inventario, laboratorio y facturación. Los módulos se integran a través del paciente. La historia clínica, los procedimientos, los trabajos de laboratorio y las facturas quedan asociados al mismo registro, de modo que su información clínica y administrativa se consulta desde cualquier módulo. La comunicación con la base de datos sigue la arquitectura por capas del numeral 4.1 (Vista - Controlador - DAO), que permite modificar un módulo sin afectar a los demás.</w:t>
      </w:r>
    </w:p>
    <w:p xmlns:wp14="http://schemas.microsoft.com/office/word/2010/wordml" w14:paraId="687C6DE0" wp14:textId="77777777">
      <w:pPr>
        <w:pStyle w:val="Normal"/>
        <w:spacing w:line="240" w:lineRule="auto"/>
        <w:ind w:hanging="0"/>
        <w:jc w:val="start"/>
        <w:rPr>
          <w:rFonts w:ascii="Times New Roman" w:hAnsi="Times New Roman" w:eastAsia="Times New Roman"/>
          <w:b/>
          <w:bCs/>
          <w:sz w:val="24"/>
          <w:szCs w:val="24"/>
          <w:lang w:val="es-CO"/>
        </w:rPr>
      </w:pPr>
      <w:r>
        <w:rPr>
          <w:rFonts w:eastAsia="Times New Roman"/>
          <w:b/>
          <w:bCs/>
          <w:sz w:val="24"/>
          <w:szCs w:val="24"/>
          <w:lang w:val="es-CO"/>
        </w:rPr>
      </w:r>
      <w:bookmarkStart w:name="_Toc265037007" w:id="203"/>
      <w:bookmarkStart w:name="_Toc1174385998" w:id="204"/>
      <w:bookmarkStart w:name="bm_Referencias_163" w:id="205"/>
      <w:r>
        <w:br w:type="page"/>
      </w:r>
    </w:p>
    <w:p xmlns:wp14="http://schemas.microsoft.com/office/word/2010/wordml" w14:paraId="4E1F9A16" wp14:textId="77777777">
      <w:pPr>
        <w:pStyle w:val="Heading1"/>
        <w:spacing w:before="0" w:after="0"/>
        <w:rPr>
          <w:rFonts w:ascii="Times New Roman" w:hAnsi="Times New Roman"/>
          <w:sz w:val="24"/>
          <w:szCs w:val="24"/>
        </w:rPr>
      </w:pPr>
      <w:bookmarkStart w:name="__RefHeading___Toc10993_794851070" w:id="206"/>
      <w:bookmarkStart w:name="_Toc261555823" w:id="207"/>
      <w:bookmarkEnd w:id="203"/>
      <w:bookmarkEnd w:id="204"/>
      <w:bookmarkEnd w:id="205"/>
      <w:bookmarkEnd w:id="206"/>
      <w:bookmarkEnd w:id="207"/>
      <w:bookmarkStart w:name="_Toc1707148684" w:id="1420189295"/>
      <w:r>
        <w:rPr>
          <w:rFonts w:eastAsia="Times New Roman"/>
          <w:sz w:val="24"/>
          <w:szCs w:val="24"/>
        </w:rPr>
        <w:t>Referencias</w:t>
      </w:r>
      <w:bookmarkEnd w:id="1420189295"/>
    </w:p>
    <w:p xmlns:wp14="http://schemas.microsoft.com/office/word/2010/wordml" w:rsidP="6BCAD749" w14:paraId="62F78E6F" wp14:textId="05943BAB">
      <w:pPr>
        <w:pStyle w:val="font-claude-response-body"/>
        <w:spacing w:before="0" w:after="0" w:line="480" w:lineRule="auto"/>
        <w:ind w:start="720" w:hanging="720"/>
        <w:rPr>
          <w:rFonts w:ascii="Times New Roman" w:hAnsi="Times New Roman"/>
          <w:sz w:val="24"/>
          <w:szCs w:val="24"/>
        </w:rPr>
      </w:pPr>
      <w:r>
        <w:rPr>
          <w:sz w:val="24"/>
          <w:szCs w:val="24"/>
        </w:rPr>
        <w:t xml:space="preserve">Amavizca Valdez, L. O., García Ruíz, A. C., Jiménez López, E., Duarte Guerrero, G. L., &amp; Vázquez Brindis, J. C. (2014). Aplicación de la metodología semi-ágil ICONIX para el desarrollo de software: Implementación y publicación de un sitio web para una empresa spin-off en el sur de Sonora, México. En </w:t>
      </w:r>
      <w:r>
        <w:rPr>
          <w:i w:val="1"/>
          <w:iCs w:val="1"/>
          <w:sz w:val="24"/>
          <w:szCs w:val="24"/>
        </w:rPr>
        <w:t>Proceedings of the 12th Latin American and Caribbean Conference for Engineering and Technology (LACCEI 2014)</w:t>
      </w:r>
      <w:r>
        <w:rPr>
          <w:sz w:val="24"/>
          <w:szCs w:val="24"/>
        </w:rPr>
        <w:t>. LACCEI. https://laccei.org/LACCEI2014-Guayaquil/RefereedPapers/RP246.pdf</w:t>
      </w:r>
    </w:p>
    <w:p xmlns:wp14="http://schemas.microsoft.com/office/word/2010/wordml" w:rsidP="6BCAD749" w14:paraId="4DBEC7ED" wp14:textId="2502C407">
      <w:pPr>
        <w:pStyle w:val="font-claude-response-body"/>
        <w:spacing w:before="0" w:after="0" w:line="480" w:lineRule="auto"/>
        <w:ind w:start="720" w:hanging="720"/>
        <w:rPr>
          <w:rFonts w:ascii="Times New Roman" w:hAnsi="Times New Roman"/>
          <w:sz w:val="24"/>
          <w:szCs w:val="24"/>
        </w:rPr>
      </w:pPr>
      <w:r>
        <w:rPr>
          <w:sz w:val="24"/>
          <w:szCs w:val="24"/>
        </w:rPr>
        <w:t xml:space="preserve">Bastías-Butler, E., &amp; Ulrich, A. (2019). </w:t>
      </w:r>
      <w:r>
        <w:rPr>
          <w:i w:val="1"/>
          <w:iCs w:val="1"/>
          <w:sz w:val="24"/>
          <w:szCs w:val="24"/>
        </w:rPr>
        <w:t xml:space="preserve">Transformación digital del sector salud en América Latina y el Caribe: La historia clínica electrónica</w:t>
      </w:r>
      <w:r>
        <w:rPr>
          <w:sz w:val="24"/>
          <w:szCs w:val="24"/>
        </w:rPr>
        <w:t>. Banco Interamericano de Desarrollo. https://doi.org/10.18235/0001659</w:t>
      </w:r>
    </w:p>
    <w:p xmlns:wp14="http://schemas.microsoft.com/office/word/2010/wordml" w:rsidP="6BCAD749" w14:paraId="78348637" wp14:textId="7015281C">
      <w:pPr>
        <w:pStyle w:val="font-claude-response-body"/>
        <w:spacing w:before="0" w:after="0" w:line="480" w:lineRule="auto"/>
        <w:ind w:start="720" w:hanging="720"/>
        <w:rPr>
          <w:rFonts w:ascii="Times New Roman" w:hAnsi="Times New Roman"/>
          <w:sz w:val="24"/>
          <w:szCs w:val="24"/>
        </w:rPr>
      </w:pPr>
      <w:r>
        <w:rPr>
          <w:sz w:val="24"/>
          <w:szCs w:val="24"/>
        </w:rPr>
        <w:t xml:space="preserve">Beck, K., &amp; Andres, C. (2004). </w:t>
      </w:r>
      <w:r>
        <w:rPr>
          <w:i w:val="1"/>
          <w:iCs w:val="1"/>
          <w:sz w:val="24"/>
          <w:szCs w:val="24"/>
        </w:rPr>
        <w:t>Extreme programming explained: Embrace change</w:t>
      </w:r>
      <w:r>
        <w:rPr>
          <w:sz w:val="24"/>
          <w:szCs w:val="24"/>
        </w:rPr>
        <w:t xml:space="preserve"> (2.ª ed.). Addison-Wesley.</w:t>
      </w:r>
    </w:p>
    <w:p xmlns:wp14="http://schemas.microsoft.com/office/word/2010/wordml" w:rsidP="6BCAD749" w14:paraId="51E02826" wp14:textId="47CE4CA7">
      <w:pPr>
        <w:pStyle w:val="font-claude-response-body"/>
        <w:spacing w:before="0" w:after="0" w:line="480" w:lineRule="auto"/>
        <w:ind w:start="720" w:hanging="720"/>
        <w:rPr>
          <w:rFonts w:ascii="Times New Roman" w:hAnsi="Times New Roman"/>
          <w:sz w:val="24"/>
          <w:szCs w:val="24"/>
        </w:rPr>
      </w:pPr>
      <w:r>
        <w:rPr>
          <w:sz w:val="24"/>
          <w:szCs w:val="24"/>
        </w:rPr>
        <w:t xml:space="preserve">Bravo Calderón, M., Guartazaca, B. G., Carrillo Naranjo, A., Chimbo Gutiérrez, J., Cordero Romero, E., Rosales Morocho, Y., &amp; Zhunio Cárdenas, A. (2025). Uso de software de gestión odontológica para mejorar la eficiencia administrativa en clínicas de la ciudad de Cuenca. </w:t>
      </w:r>
      <w:r>
        <w:rPr>
          <w:i w:val="1"/>
          <w:iCs w:val="1"/>
          <w:sz w:val="24"/>
          <w:szCs w:val="24"/>
        </w:rPr>
        <w:t>Research, Society and Development, 14</w:t>
      </w:r>
      <w:r>
        <w:rPr>
          <w:sz w:val="24"/>
          <w:szCs w:val="24"/>
        </w:rPr>
        <w:t xml:space="preserve">(7), Artículo e3714749173. https://doi.org/10.33448/rsd-v14i7.49173</w:t>
      </w:r>
    </w:p>
    <w:p xmlns:wp14="http://schemas.microsoft.com/office/word/2010/wordml" w14:paraId="079BD81F" wp14:textId="77777777">
      <w:pPr>
        <w:pStyle w:val="font-claude-response-body"/>
        <w:spacing w:before="0" w:after="0" w:line="480" w:lineRule="auto"/>
        <w:ind w:start="720" w:hanging="720"/>
        <w:jc w:val="start"/>
        <w:rPr>
          <w:rFonts w:ascii="Times New Roman" w:hAnsi="Times New Roman"/>
          <w:sz w:val="24"/>
          <w:szCs w:val="24"/>
        </w:rPr>
      </w:pPr>
      <w:r>
        <w:rPr>
          <w:sz w:val="24"/>
          <w:szCs w:val="24"/>
        </w:rPr>
        <w:t xml:space="preserve">Decreto 1377 de 2013. (2013). </w:t>
      </w:r>
      <w:r>
        <w:rPr>
          <w:i/>
          <w:iCs/>
          <w:sz w:val="24"/>
          <w:szCs w:val="24"/>
        </w:rPr>
        <w:t>Por el cual se reglamenta parcialmente la Ley 1581 de 2012</w:t>
      </w:r>
      <w:r>
        <w:rPr>
          <w:sz w:val="24"/>
          <w:szCs w:val="24"/>
        </w:rPr>
        <w:t>. Presidencia de la República de Colombia. https://www.funcionpublica.gov.co/eva/gestornormativo/norma.php?i=53646</w:t>
      </w:r>
    </w:p>
    <w:p xmlns:wp14="http://schemas.microsoft.com/office/word/2010/wordml" w:rsidP="6BCAD749" w14:paraId="500FAB2D" wp14:textId="49E659C0">
      <w:pPr>
        <w:pStyle w:val="font-claude-response-body"/>
        <w:spacing w:before="0" w:after="0" w:line="480" w:lineRule="auto"/>
        <w:ind w:start="720" w:hanging="720"/>
        <w:rPr>
          <w:rFonts w:ascii="Times New Roman" w:hAnsi="Times New Roman"/>
          <w:sz w:val="24"/>
          <w:szCs w:val="24"/>
        </w:rPr>
      </w:pPr>
      <w:r>
        <w:rPr>
          <w:sz w:val="24"/>
          <w:szCs w:val="24"/>
        </w:rPr>
        <w:t xml:space="preserve">Fielding, R. T. (2000). </w:t>
      </w:r>
      <w:r>
        <w:rPr>
          <w:i w:val="1"/>
          <w:iCs w:val="1"/>
          <w:sz w:val="24"/>
          <w:szCs w:val="24"/>
        </w:rPr>
        <w:t>Architectural styles and the design of network-based software architectures</w:t>
      </w:r>
      <w:r>
        <w:rPr>
          <w:sz w:val="24"/>
          <w:szCs w:val="24"/>
        </w:rPr>
        <w:t xml:space="preserve"> [Tesis doctoral, University of California, Irvine]. https://www.ics.uci.edu/~fielding/pubs/dissertation/top.htm</w:t>
      </w:r>
    </w:p>
    <w:p xmlns:wp14="http://schemas.microsoft.com/office/word/2010/wordml" w:rsidP="6BCAD749" w14:paraId="791271D5" wp14:textId="50E3A9E2">
      <w:pPr>
        <w:pStyle w:val="font-claude-response-body"/>
        <w:spacing w:before="0" w:after="0" w:line="480" w:lineRule="auto"/>
        <w:ind w:start="720" w:hanging="720"/>
        <w:rPr>
          <w:rFonts w:ascii="Times New Roman" w:hAnsi="Times New Roman"/>
          <w:sz w:val="24"/>
          <w:szCs w:val="24"/>
        </w:rPr>
      </w:pPr>
      <w:r>
        <w:rPr>
          <w:sz w:val="24"/>
          <w:szCs w:val="24"/>
        </w:rPr>
        <w:t xml:space="preserve">Gurol-Urganci, I., de Jongh, T., Vodopivec-Jamsek, V., Atun, R., &amp; Car, J. (2013). Mobile phone messaging reminders for attendance at healthcare appointments. </w:t>
      </w:r>
      <w:r>
        <w:rPr>
          <w:i w:val="1"/>
          <w:iCs w:val="1"/>
          <w:sz w:val="24"/>
          <w:szCs w:val="24"/>
        </w:rPr>
        <w:t>Cochrane Database of Systematic Reviews</w:t>
      </w:r>
      <w:r>
        <w:rPr>
          <w:sz w:val="24"/>
          <w:szCs w:val="24"/>
        </w:rPr>
        <w:t xml:space="preserve">, (12), Artículo CD007458. https://doi.org/10.1002/14651858.CD007458.pub3</w:t>
      </w:r>
    </w:p>
    <w:p xmlns:wp14="http://schemas.microsoft.com/office/word/2010/wordml" w:rsidP="6BCAD749" w14:paraId="12E1A427" wp14:textId="7C23B08F">
      <w:pPr>
        <w:pStyle w:val="font-claude-response-body"/>
        <w:spacing w:before="0" w:after="0" w:line="480" w:lineRule="auto"/>
        <w:ind w:start="720" w:hanging="720"/>
        <w:rPr>
          <w:rFonts w:ascii="Times New Roman" w:hAnsi="Times New Roman"/>
          <w:sz w:val="24"/>
          <w:szCs w:val="24"/>
        </w:rPr>
      </w:pPr>
      <w:r>
        <w:rPr>
          <w:sz w:val="24"/>
          <w:szCs w:val="24"/>
        </w:rPr>
        <w:t xml:space="preserve">International Organization for Standardization. (2016). </w:t>
      </w:r>
      <w:r>
        <w:rPr>
          <w:i w:val="1"/>
          <w:iCs w:val="1"/>
          <w:sz w:val="24"/>
          <w:szCs w:val="24"/>
        </w:rPr>
        <w:t xml:space="preserve">Dentistry - Designation system for teeth and areas of the oral cavity</w:t>
      </w:r>
      <w:r>
        <w:rPr>
          <w:sz w:val="24"/>
          <w:szCs w:val="24"/>
        </w:rPr>
        <w:t xml:space="preserve"> (ISO 3950:2016).</w:t>
      </w:r>
    </w:p>
    <w:p xmlns:wp14="http://schemas.microsoft.com/office/word/2010/wordml" w:rsidP="6BCAD749" w14:paraId="6B72253B" wp14:textId="6FC0D2EB">
      <w:pPr>
        <w:pStyle w:val="font-claude-response-body"/>
        <w:spacing w:before="0" w:after="0" w:line="480" w:lineRule="auto"/>
        <w:ind w:start="720" w:hanging="720"/>
        <w:rPr>
          <w:rFonts w:ascii="Times New Roman" w:hAnsi="Times New Roman"/>
          <w:sz w:val="24"/>
          <w:szCs w:val="24"/>
        </w:rPr>
      </w:pPr>
      <w:r>
        <w:rPr>
          <w:sz w:val="24"/>
          <w:szCs w:val="24"/>
        </w:rPr>
        <w:t xml:space="preserve">International Organization for Standardization. (2018). </w:t>
      </w:r>
      <w:r>
        <w:rPr>
          <w:i w:val="1"/>
          <w:iCs w:val="1"/>
          <w:sz w:val="24"/>
          <w:szCs w:val="24"/>
        </w:rPr>
        <w:t xml:space="preserve">Ergonomics of human-system interaction - Part 11: Usability: Definitions and concepts</w:t>
      </w:r>
      <w:r>
        <w:rPr>
          <w:sz w:val="24"/>
          <w:szCs w:val="24"/>
        </w:rPr>
        <w:t xml:space="preserve"> (ISO 9241-11:2018). https://www.iso.org/standard/63500.html</w:t>
      </w:r>
    </w:p>
    <w:p xmlns:wp14="http://schemas.microsoft.com/office/word/2010/wordml" w14:paraId="7AC37AA5" wp14:textId="77777777">
      <w:pPr>
        <w:pStyle w:val="font-claude-response-body"/>
        <w:spacing w:before="0" w:after="0" w:line="480" w:lineRule="auto"/>
        <w:ind w:start="720" w:hanging="720"/>
        <w:jc w:val="start"/>
        <w:rPr>
          <w:rFonts w:ascii="Times New Roman" w:hAnsi="Times New Roman"/>
          <w:sz w:val="24"/>
          <w:szCs w:val="24"/>
        </w:rPr>
      </w:pPr>
      <w:r>
        <w:rPr>
          <w:sz w:val="24"/>
          <w:szCs w:val="24"/>
        </w:rPr>
        <w:t xml:space="preserve">Jacobson, I., Booch, G., &amp; Rumbaugh, J. (2000). </w:t>
      </w:r>
      <w:r>
        <w:rPr>
          <w:i/>
          <w:iCs/>
          <w:sz w:val="24"/>
          <w:szCs w:val="24"/>
        </w:rPr>
        <w:t xml:space="preserve">El proceso unificado de desarrollo de software</w:t>
      </w:r>
      <w:r>
        <w:rPr>
          <w:sz w:val="24"/>
          <w:szCs w:val="24"/>
        </w:rPr>
        <w:t xml:space="preserve">. Addison Wesley.</w:t>
      </w:r>
    </w:p>
    <w:p xmlns:wp14="http://schemas.microsoft.com/office/word/2010/wordml" w:rsidP="6BCAD749" w14:paraId="6DEC5F3D" wp14:textId="3A1BABCA">
      <w:pPr>
        <w:pStyle w:val="font-claude-response-body"/>
        <w:spacing w:before="0" w:after="0" w:line="480" w:lineRule="auto"/>
        <w:ind w:start="720" w:hanging="720"/>
        <w:rPr>
          <w:rFonts w:ascii="Times New Roman" w:hAnsi="Times New Roman"/>
          <w:sz w:val="24"/>
          <w:szCs w:val="24"/>
        </w:rPr>
      </w:pPr>
      <w:r>
        <w:rPr>
          <w:sz w:val="24"/>
          <w:szCs w:val="24"/>
        </w:rPr>
        <w:t xml:space="preserve">Jones, M., Bradley, J., &amp; Sakimura, N. (2015). </w:t>
      </w:r>
      <w:r>
        <w:rPr>
          <w:i w:val="1"/>
          <w:iCs w:val="1"/>
          <w:sz w:val="24"/>
          <w:szCs w:val="24"/>
        </w:rPr>
        <w:t>JSON Web Token (JWT)</w:t>
      </w:r>
      <w:r>
        <w:rPr>
          <w:sz w:val="24"/>
          <w:szCs w:val="24"/>
        </w:rPr>
        <w:t xml:space="preserve"> (RFC 7519). Internet Engineering Task Force. https://www.rfc-editor.org/rfc/rfc7519</w:t>
      </w:r>
    </w:p>
    <w:p xmlns:wp14="http://schemas.microsoft.com/office/word/2010/wordml" w14:paraId="54D447F1" wp14:textId="77777777">
      <w:pPr>
        <w:pStyle w:val="font-claude-response-body"/>
        <w:spacing w:before="0" w:after="0" w:line="480" w:lineRule="auto"/>
        <w:ind w:start="720" w:hanging="720"/>
        <w:jc w:val="start"/>
        <w:rPr>
          <w:rFonts w:ascii="Times New Roman" w:hAnsi="Times New Roman"/>
          <w:sz w:val="24"/>
          <w:szCs w:val="24"/>
        </w:rPr>
      </w:pPr>
      <w:r>
        <w:rPr>
          <w:sz w:val="24"/>
          <w:szCs w:val="24"/>
        </w:rPr>
        <w:t xml:space="preserve">Ley 35 de 1989. (1989). </w:t>
      </w:r>
      <w:r>
        <w:rPr>
          <w:i/>
          <w:iCs/>
          <w:sz w:val="24"/>
          <w:szCs w:val="24"/>
        </w:rPr>
        <w:t>Sobre ética del odontólogo colombiano</w:t>
      </w:r>
      <w:r>
        <w:rPr>
          <w:sz w:val="24"/>
          <w:szCs w:val="24"/>
        </w:rPr>
        <w:t>. Congreso de la República de Colombia. https://normograma.supersalud.gov.co/compilacion/docs/ley_0035_1989.htm</w:t>
      </w:r>
    </w:p>
    <w:p xmlns:wp14="http://schemas.microsoft.com/office/word/2010/wordml" w14:paraId="7CE6E62D" wp14:textId="77777777">
      <w:pPr>
        <w:pStyle w:val="font-claude-response-body"/>
        <w:spacing w:before="0" w:after="0" w:line="480" w:lineRule="auto"/>
        <w:ind w:start="720" w:hanging="720"/>
        <w:jc w:val="start"/>
        <w:rPr>
          <w:rFonts w:ascii="Times New Roman" w:hAnsi="Times New Roman"/>
          <w:sz w:val="24"/>
          <w:szCs w:val="24"/>
        </w:rPr>
      </w:pPr>
      <w:r>
        <w:rPr>
          <w:sz w:val="24"/>
          <w:szCs w:val="24"/>
        </w:rPr>
        <w:t xml:space="preserve">Ley 38 de 1993. (1993). </w:t>
      </w:r>
      <w:r>
        <w:rPr>
          <w:i/>
          <w:iCs/>
          <w:sz w:val="24"/>
          <w:szCs w:val="24"/>
        </w:rPr>
        <w:t>Por la cual se unifica el sistema de dactiloscopia y se adopta la carta dental para fines de identificación</w:t>
      </w:r>
      <w:r>
        <w:rPr>
          <w:sz w:val="24"/>
          <w:szCs w:val="24"/>
        </w:rPr>
        <w:t>. Congreso de la República de Colombia. http://www.secretariasenado.gov.co/senado/basedoc/ley_0038_1993.html</w:t>
      </w:r>
    </w:p>
    <w:p xmlns:wp14="http://schemas.microsoft.com/office/word/2010/wordml" w14:paraId="2B2B4D35" wp14:textId="77777777">
      <w:pPr>
        <w:pStyle w:val="font-claude-response-body"/>
        <w:spacing w:before="0" w:after="0" w:line="480" w:lineRule="auto"/>
        <w:ind w:start="720" w:hanging="720"/>
        <w:jc w:val="start"/>
        <w:rPr>
          <w:rFonts w:ascii="Times New Roman" w:hAnsi="Times New Roman"/>
          <w:sz w:val="24"/>
          <w:szCs w:val="24"/>
        </w:rPr>
      </w:pPr>
      <w:r>
        <w:rPr>
          <w:sz w:val="24"/>
          <w:szCs w:val="24"/>
        </w:rPr>
        <w:t xml:space="preserve">Ley 527 de 1999. (1999). </w:t>
      </w:r>
      <w:r>
        <w:rPr>
          <w:i/>
          <w:iCs/>
          <w:sz w:val="24"/>
          <w:szCs w:val="24"/>
        </w:rPr>
        <w:t>Por medio de la cual se define y reglamenta el acceso y uso de los mensajes de datos, del comercio electrónico y de las firmas digitales, y se establecen las entidades de certificación y se dictan otras disposiciones</w:t>
      </w:r>
      <w:r>
        <w:rPr>
          <w:sz w:val="24"/>
          <w:szCs w:val="24"/>
        </w:rPr>
        <w:t>. Congreso de la República de Colombia. http://www.secretariasenado.gov.co/senado/basedoc/ley_0527_1999.html</w:t>
      </w:r>
    </w:p>
    <w:p xmlns:wp14="http://schemas.microsoft.com/office/word/2010/wordml" w14:paraId="179BA07B" wp14:textId="77777777">
      <w:pPr>
        <w:pStyle w:val="font-claude-response-body"/>
        <w:spacing w:before="0" w:after="0" w:line="480" w:lineRule="auto"/>
        <w:ind w:start="720" w:hanging="720"/>
        <w:jc w:val="start"/>
        <w:rPr>
          <w:rFonts w:ascii="Times New Roman" w:hAnsi="Times New Roman"/>
          <w:sz w:val="24"/>
          <w:szCs w:val="24"/>
        </w:rPr>
      </w:pPr>
      <w:r>
        <w:rPr>
          <w:sz w:val="24"/>
          <w:szCs w:val="24"/>
        </w:rPr>
        <w:t xml:space="preserve">Ley 1581 de 2012. (2012). </w:t>
      </w:r>
      <w:r>
        <w:rPr>
          <w:i/>
          <w:iCs/>
          <w:sz w:val="24"/>
          <w:szCs w:val="24"/>
        </w:rPr>
        <w:t>Por la cual se dictan disposiciones generales para la protección de datos personales</w:t>
      </w:r>
      <w:r>
        <w:rPr>
          <w:sz w:val="24"/>
          <w:szCs w:val="24"/>
        </w:rPr>
        <w:t>. Congreso de la República de Colombia. https://www.funcionpublica.gov.co/eva/gestornormativo/norma.php?i=49981</w:t>
      </w:r>
    </w:p>
    <w:p xmlns:wp14="http://schemas.microsoft.com/office/word/2010/wordml" w14:paraId="68CFBA6F" wp14:textId="77777777">
      <w:pPr>
        <w:pStyle w:val="font-claude-response-body"/>
        <w:spacing w:before="0" w:after="0" w:line="480" w:lineRule="auto"/>
        <w:ind w:start="720" w:hanging="720"/>
        <w:jc w:val="start"/>
        <w:rPr>
          <w:rFonts w:ascii="Times New Roman" w:hAnsi="Times New Roman"/>
          <w:sz w:val="24"/>
          <w:szCs w:val="24"/>
        </w:rPr>
      </w:pPr>
      <w:r>
        <w:rPr>
          <w:sz w:val="24"/>
          <w:szCs w:val="24"/>
        </w:rPr>
        <w:t xml:space="preserve">Ley 1751 de 2015. (2015). </w:t>
      </w:r>
      <w:r>
        <w:rPr>
          <w:i/>
          <w:iCs/>
          <w:sz w:val="24"/>
          <w:szCs w:val="24"/>
        </w:rPr>
        <w:t>Por medio de la cual se regula el derecho fundamental a la salud y se dictan otras disposiciones</w:t>
      </w:r>
      <w:r>
        <w:rPr>
          <w:sz w:val="24"/>
          <w:szCs w:val="24"/>
        </w:rPr>
        <w:t>. Congreso de la República de Colombia. http://www.secretariasenado.gov.co/senado/basedoc/ley_1751_2015.html</w:t>
      </w:r>
    </w:p>
    <w:p>
      <w:pPr>
        <w:pStyle w:val="font-claude-response-body"/>
        <w:spacing w:before="0" w:after="0" w:line="480" w:lineRule="auto"/>
        <w:ind w:start="720" w:hanging="720"/>
        <w:jc w:val="start"/>
        <w:rPr>
          <w:ins w:id="9203" w:author="Revisión" w:date="2026-10-25T22:30:00Z"/>
        </w:rPr>
      </w:pPr>
      <w:ins w:id="9204" w:author="Revisión" w:date="2026-10-25T22:30:00Z">
        <w:r>
          <w:rPr>
            <w:sz w:val="24"/>
            <w:szCs w:val="24"/>
          </w:rPr>
          <w:t xml:space="preserve">Ley 2015 de 2020. (2020). </w:t>
        </w:r>
      </w:ins>
      <w:ins w:id="9205" w:author="Revisión" w:date="2026-10-25T22:30:00Z">
        <w:r>
          <w:rPr>
            <w:i/>
            <w:iCs/>
            <w:sz w:val="24"/>
            <w:szCs w:val="24"/>
          </w:rPr>
          <w:t xml:space="preserve">Por medio de la cual se crea la historia clínica electrónica interoperable y se dictan otras disposiciones</w:t>
        </w:r>
      </w:ins>
      <w:ins w:id="9206" w:author="Revisión" w:date="2026-10-25T22:30:00Z">
        <w:r>
          <w:rPr>
            <w:sz w:val="24"/>
            <w:szCs w:val="24"/>
          </w:rPr>
          <w:t xml:space="preserve">. Congreso de la República de Colombia. https://www.funcionpublica.gov.co/eva/gestornormativo/norma.php?i=105472</w:t>
        </w:r>
      </w:ins>
    </w:p>
    <w:p xmlns:wp14="http://schemas.microsoft.com/office/word/2010/wordml" w:rsidP="6BCAD749" w14:paraId="5D28CB3E" wp14:textId="3C9723B4">
      <w:pPr>
        <w:pStyle w:val="font-claude-response-body"/>
        <w:spacing w:before="0" w:after="0" w:line="480" w:lineRule="auto"/>
        <w:ind w:start="720" w:hanging="720"/>
        <w:rPr>
          <w:rFonts w:ascii="Times New Roman" w:hAnsi="Times New Roman"/>
          <w:sz w:val="24"/>
          <w:szCs w:val="24"/>
        </w:rPr>
      </w:pPr>
      <w:r>
        <w:rPr>
          <w:sz w:val="24"/>
          <w:szCs w:val="24"/>
        </w:rPr>
        <w:t xml:space="preserve">Luna, D., Otero, C., Plazzotta, F., &amp; Campos, F. (2018). </w:t>
      </w:r>
      <w:r>
        <w:rPr>
          <w:i w:val="1"/>
          <w:iCs w:val="1"/>
          <w:sz w:val="24"/>
          <w:szCs w:val="24"/>
        </w:rPr>
        <w:t xml:space="preserve">Sistemas de información para la salud</w:t>
      </w:r>
      <w:r>
        <w:rPr>
          <w:sz w:val="24"/>
          <w:szCs w:val="24"/>
        </w:rPr>
        <w:t>. Hospital Italiano de Buenos Aires. https://www.hospitalitaliano.org.ar/hiba/es/news/sistemas-de-informacion-para-la-salud</w:t>
      </w:r>
    </w:p>
    <w:p xmlns:wp14="http://schemas.microsoft.com/office/word/2010/wordml" w:rsidP="6BCAD749" w14:paraId="26C21729" wp14:textId="5AC10F2B">
      <w:pPr>
        <w:pStyle w:val="font-claude-response-body"/>
        <w:spacing w:before="0" w:after="0" w:line="480" w:lineRule="auto"/>
        <w:ind w:start="720" w:hanging="720"/>
        <w:rPr>
          <w:rFonts w:ascii="Times New Roman" w:hAnsi="Times New Roman"/>
          <w:sz w:val="24"/>
          <w:szCs w:val="24"/>
        </w:rPr>
      </w:pPr>
      <w:r>
        <w:rPr>
          <w:sz w:val="24"/>
          <w:szCs w:val="24"/>
        </w:rPr>
        <w:t xml:space="preserve">Mesbah, A., &amp; van Deursen, A. (2007). Migrating multi-page web applications to single-page AJAX interfaces. En </w:t>
      </w:r>
      <w:r>
        <w:rPr>
          <w:i w:val="1"/>
          <w:iCs w:val="1"/>
          <w:sz w:val="24"/>
          <w:szCs w:val="24"/>
        </w:rPr>
        <w:t>Proceedings of the 11th European Conference on Software Maintenance and Reengineering (CSMR)</w:t>
      </w:r>
      <w:r>
        <w:rPr>
          <w:sz w:val="24"/>
          <w:szCs w:val="24"/>
        </w:rPr>
        <w:t xml:space="preserve"> (pp. 181-190). IEEE.</w:t>
      </w:r>
    </w:p>
    <w:p xmlns:wp14="http://schemas.microsoft.com/office/word/2010/wordml" w:rsidP="6BCAD749" w14:paraId="22091E29" wp14:textId="66C2E422">
      <w:pPr>
        <w:pStyle w:val="font-claude-response-body"/>
        <w:spacing w:before="0" w:after="0" w:line="480" w:lineRule="auto"/>
        <w:ind w:start="720" w:hanging="720"/>
        <w:rPr>
          <w:rFonts w:ascii="Times New Roman" w:hAnsi="Times New Roman"/>
          <w:sz w:val="24"/>
          <w:szCs w:val="24"/>
        </w:rPr>
      </w:pPr>
      <w:r>
        <w:rPr>
          <w:sz w:val="24"/>
          <w:szCs w:val="24"/>
        </w:rPr>
        <w:t xml:space="preserve">Moreira Pinargote, F. A., Chancay Giler, J. E., Pinargote Navarrete, C. L., &amp; Cruz Felipe, M. del R. (2019). Propuesta metodológica para el desarrollo de software en proyectos de titulación en la especialidad de Ingeniería en Sistemas Computacionales. </w:t>
      </w:r>
      <w:r>
        <w:rPr>
          <w:i w:val="1"/>
          <w:iCs w:val="1"/>
          <w:sz w:val="24"/>
          <w:szCs w:val="24"/>
        </w:rPr>
        <w:t>IJERI: International Journal of Educational Research and Innovation</w:t>
      </w:r>
      <w:r>
        <w:rPr>
          <w:sz w:val="24"/>
          <w:szCs w:val="24"/>
        </w:rPr>
        <w:t>, (12), 76-89. https://doi.org/10.46661/ijeri.4168</w:t>
      </w:r>
    </w:p>
    <w:p xmlns:wp14="http://schemas.microsoft.com/office/word/2010/wordml" w14:paraId="36A02C04" wp14:textId="77777777">
      <w:pPr>
        <w:pStyle w:val="font-claude-response-body"/>
        <w:spacing w:before="0" w:after="0" w:line="480" w:lineRule="auto"/>
        <w:ind w:start="720" w:hanging="720"/>
        <w:jc w:val="start"/>
        <w:rPr>
          <w:rFonts w:ascii="Times New Roman" w:hAnsi="Times New Roman"/>
          <w:sz w:val="24"/>
          <w:szCs w:val="24"/>
        </w:rPr>
      </w:pPr>
      <w:r>
        <w:rPr>
          <w:sz w:val="24"/>
          <w:szCs w:val="24"/>
        </w:rPr>
        <w:t xml:space="preserve">Nelson, S. J. (2020). </w:t>
      </w:r>
      <w:r>
        <w:rPr>
          <w:i/>
          <w:iCs/>
          <w:sz w:val="24"/>
          <w:szCs w:val="24"/>
        </w:rPr>
        <w:t xml:space="preserve">Wheeler. Anatomía, fisiología y oclusión dental</w:t>
      </w:r>
      <w:r>
        <w:rPr>
          <w:sz w:val="24"/>
          <w:szCs w:val="24"/>
        </w:rPr>
        <w:t xml:space="preserve"> (11.ª ed.). Elsevier.</w:t>
      </w:r>
    </w:p>
    <w:p xmlns:wp14="http://schemas.microsoft.com/office/word/2010/wordml" w:rsidP="6BCAD749" w14:paraId="4C315C03" wp14:textId="1A553D6E">
      <w:pPr>
        <w:pStyle w:val="font-claude-response-body"/>
        <w:spacing w:before="0" w:after="0" w:line="480" w:lineRule="auto"/>
        <w:ind w:start="720" w:hanging="720"/>
        <w:rPr>
          <w:rFonts w:ascii="Times New Roman" w:hAnsi="Times New Roman"/>
          <w:sz w:val="24"/>
          <w:szCs w:val="24"/>
        </w:rPr>
      </w:pPr>
      <w:r>
        <w:rPr>
          <w:sz w:val="24"/>
          <w:szCs w:val="24"/>
        </w:rPr>
        <w:t xml:space="preserve">Nielsen, J. (2024, 30 de enero). </w:t>
      </w:r>
      <w:r>
        <w:rPr>
          <w:i w:val="1"/>
          <w:iCs w:val="1"/>
          <w:sz w:val="24"/>
          <w:szCs w:val="24"/>
        </w:rPr>
        <w:t>10 usability heuristics for user interface design</w:t>
      </w:r>
      <w:r>
        <w:rPr>
          <w:sz w:val="24"/>
          <w:szCs w:val="24"/>
        </w:rPr>
        <w:t>. Nielsen Norman Group. https://www.nngroup.com/articles/ten-usability-heuristics/</w:t>
      </w:r>
    </w:p>
    <w:p xmlns:wp14="http://schemas.microsoft.com/office/word/2010/wordml" w:rsidP="6BCAD749" w14:paraId="6EF90015" wp14:textId="29C8EC6A">
      <w:pPr>
        <w:pStyle w:val="font-claude-response-body"/>
        <w:spacing w:before="0" w:after="0" w:line="480" w:lineRule="auto"/>
        <w:ind w:start="720" w:hanging="720"/>
        <w:rPr>
          <w:rFonts w:ascii="Times New Roman" w:hAnsi="Times New Roman"/>
          <w:sz w:val="24"/>
          <w:szCs w:val="24"/>
        </w:rPr>
      </w:pPr>
      <w:r>
        <w:rPr>
          <w:sz w:val="24"/>
          <w:szCs w:val="24"/>
        </w:rPr>
        <w:t xml:space="preserve">Pérez López, F. B., &amp; Martínez Ramos, G. R. (2024). Sistema web para gestión administrativa de Clínica Dental San Antonio, Matagalpa, 2023. </w:t>
      </w:r>
      <w:r>
        <w:rPr>
          <w:i w:val="1"/>
          <w:iCs w:val="1"/>
          <w:sz w:val="24"/>
          <w:szCs w:val="24"/>
        </w:rPr>
        <w:t xml:space="preserve">Revista Científica Tecnológica, 7</w:t>
      </w:r>
      <w:r>
        <w:rPr>
          <w:sz w:val="24"/>
          <w:szCs w:val="24"/>
        </w:rPr>
        <w:t>(1), 21-36. https://revistas.unan.edu.ni/index.php/ReVTec/article/view/4676</w:t>
      </w:r>
    </w:p>
    <w:p xmlns:wp14="http://schemas.microsoft.com/office/word/2010/wordml" w:rsidP="6BCAD749" w14:paraId="25ADE73D" wp14:textId="346EC3C8">
      <w:pPr>
        <w:pStyle w:val="font-claude-response-body"/>
        <w:spacing w:before="0" w:after="0" w:line="480" w:lineRule="auto"/>
        <w:ind w:start="720" w:hanging="720"/>
        <w:rPr>
          <w:rFonts w:ascii="Times New Roman" w:hAnsi="Times New Roman"/>
          <w:sz w:val="24"/>
          <w:szCs w:val="24"/>
        </w:rPr>
      </w:pPr>
      <w:r>
        <w:rPr>
          <w:sz w:val="24"/>
          <w:szCs w:val="24"/>
        </w:rPr>
        <w:t xml:space="preserve">PostgreSQL Global Development Group. (2024). </w:t>
      </w:r>
      <w:r>
        <w:rPr>
          <w:i w:val="1"/>
          <w:iCs w:val="1"/>
          <w:sz w:val="24"/>
          <w:szCs w:val="24"/>
        </w:rPr>
        <w:t>PostgreSQL 16: Row security policies</w:t>
      </w:r>
      <w:r>
        <w:rPr>
          <w:sz w:val="24"/>
          <w:szCs w:val="24"/>
        </w:rPr>
        <w:t>. https://www.postgresql.org/docs/16/ddl-rowsecurity.html</w:t>
      </w:r>
    </w:p>
    <w:p xmlns:wp14="http://schemas.microsoft.com/office/word/2010/wordml" w14:paraId="520F626C" wp14:textId="77777777">
      <w:pPr>
        <w:pStyle w:val="font-claude-response-body"/>
        <w:spacing w:before="0" w:after="0" w:line="480" w:lineRule="auto"/>
        <w:ind w:start="720" w:hanging="720"/>
        <w:jc w:val="start"/>
        <w:rPr>
          <w:rFonts w:ascii="Times New Roman" w:hAnsi="Times New Roman"/>
          <w:sz w:val="24"/>
          <w:szCs w:val="24"/>
        </w:rPr>
      </w:pPr>
      <w:r>
        <w:rPr>
          <w:sz w:val="24"/>
          <w:szCs w:val="24"/>
        </w:rPr>
        <w:t xml:space="preserve">Resolución 839 de 2017. (2017). </w:t>
      </w:r>
      <w:r>
        <w:rPr>
          <w:i/>
          <w:iCs/>
          <w:sz w:val="24"/>
          <w:szCs w:val="24"/>
        </w:rPr>
        <w:t>Por la cual se modifica la Resolución 1995 de 1999 y se dictan otras disposiciones</w:t>
      </w:r>
      <w:r>
        <w:rPr>
          <w:sz w:val="24"/>
          <w:szCs w:val="24"/>
        </w:rPr>
        <w:t>. Ministerio de Salud y Protección Social. https://www.alcaldiabogota.gov.co/sisjur/normas/Norma1.jsp?i=87208</w:t>
      </w:r>
    </w:p>
    <w:p xmlns:wp14="http://schemas.microsoft.com/office/word/2010/wordml" w14:paraId="4A9BFE59" wp14:textId="77777777">
      <w:pPr>
        <w:pStyle w:val="font-claude-response-body"/>
        <w:spacing w:before="0" w:after="0" w:line="480" w:lineRule="auto"/>
        <w:ind w:start="720" w:hanging="720"/>
        <w:jc w:val="start"/>
        <w:rPr>
          <w:rFonts w:ascii="Times New Roman" w:hAnsi="Times New Roman"/>
          <w:sz w:val="24"/>
          <w:szCs w:val="24"/>
        </w:rPr>
      </w:pPr>
      <w:r>
        <w:rPr>
          <w:sz w:val="24"/>
          <w:szCs w:val="24"/>
        </w:rPr>
        <w:t xml:space="preserve">Resolución 1995 de 1999. (1999). </w:t>
      </w:r>
      <w:r>
        <w:rPr>
          <w:i/>
          <w:iCs/>
          <w:sz w:val="24"/>
          <w:szCs w:val="24"/>
        </w:rPr>
        <w:t>Por la cual se establecen normas para el manejo de la historia clínica</w:t>
      </w:r>
      <w:r>
        <w:rPr>
          <w:sz w:val="24"/>
          <w:szCs w:val="24"/>
        </w:rPr>
        <w:t>. Ministerio de Salud. https://www.minsalud.gov.co/normatividad_nuevo/resoluci%C3%93n%201995%20de%201999.pdf</w:t>
      </w:r>
    </w:p>
    <w:p xmlns:wp14="http://schemas.microsoft.com/office/word/2010/wordml" w14:paraId="01726009" wp14:textId="77777777">
      <w:pPr>
        <w:pStyle w:val="font-claude-response-body"/>
        <w:spacing w:before="0" w:after="0" w:line="480" w:lineRule="auto"/>
        <w:ind w:start="720" w:hanging="720"/>
        <w:jc w:val="start"/>
        <w:rPr>
          <w:rFonts w:ascii="Times New Roman" w:hAnsi="Times New Roman"/>
          <w:sz w:val="24"/>
          <w:szCs w:val="24"/>
        </w:rPr>
      </w:pPr>
      <w:r>
        <w:rPr>
          <w:sz w:val="24"/>
          <w:szCs w:val="24"/>
        </w:rPr>
        <w:t xml:space="preserve">Resolución 3100 de 2019. (2019). </w:t>
      </w:r>
      <w:r>
        <w:rPr>
          <w:i/>
          <w:iCs/>
          <w:sz w:val="24"/>
          <w:szCs w:val="24"/>
        </w:rPr>
        <w:t>Por la cual se definen los procedimientos y condiciones de inscripción de los prestadores de servicios de salud y de habilitación de los servicios de salud y se adopta el Manual de Inscripción de Prestadores y Habilitación de Servicios de Salud</w:t>
      </w:r>
      <w:r>
        <w:rPr>
          <w:sz w:val="24"/>
          <w:szCs w:val="24"/>
        </w:rPr>
        <w:t>. Ministerio de Salud y Protección Social. https://www.alcaldiabogota.gov.co/sisjur/normas/Norma1.jsp?i=88006</w:t>
      </w:r>
    </w:p>
    <w:p xmlns:wp14="http://schemas.microsoft.com/office/word/2010/wordml" w14:paraId="541C5BED" wp14:textId="77777777">
      <w:pPr>
        <w:pStyle w:val="font-claude-response-body"/>
        <w:spacing w:before="0" w:after="0" w:line="480" w:lineRule="auto"/>
        <w:ind w:start="720" w:hanging="720"/>
        <w:jc w:val="start"/>
        <w:rPr>
          <w:rFonts w:ascii="Times New Roman" w:hAnsi="Times New Roman"/>
          <w:sz w:val="24"/>
          <w:szCs w:val="24"/>
        </w:rPr>
      </w:pPr>
      <w:r>
        <w:rPr>
          <w:sz w:val="24"/>
          <w:szCs w:val="24"/>
        </w:rPr>
        <w:t xml:space="preserve">Rosenberg, D., &amp; Stephens, M. (2007). </w:t>
      </w:r>
      <w:r>
        <w:rPr>
          <w:i/>
          <w:iCs/>
          <w:sz w:val="24"/>
          <w:szCs w:val="24"/>
        </w:rPr>
        <w:t>Use case driven object modeling with UML: Theory and practice</w:t>
      </w:r>
      <w:r>
        <w:rPr>
          <w:sz w:val="24"/>
          <w:szCs w:val="24"/>
        </w:rPr>
        <w:t>. Apress.</w:t>
      </w:r>
    </w:p>
    <w:p xmlns:wp14="http://schemas.microsoft.com/office/word/2010/wordml" w:rsidP="6BCAD749" w14:paraId="32638C19" wp14:textId="494CD306">
      <w:pPr>
        <w:pStyle w:val="font-claude-response-body"/>
        <w:spacing w:before="0" w:after="0" w:line="480" w:lineRule="auto"/>
        <w:ind w:start="720" w:hanging="720"/>
        <w:rPr>
          <w:rFonts w:ascii="Times New Roman" w:hAnsi="Times New Roman"/>
          <w:sz w:val="24"/>
          <w:szCs w:val="24"/>
        </w:rPr>
      </w:pPr>
      <w:r>
        <w:rPr>
          <w:sz w:val="24"/>
          <w:szCs w:val="24"/>
        </w:rPr>
        <w:t xml:space="preserve">Sánchez-Encalada, E., Chillogallo-Campoverde, B., &amp; Ávila-Correa, M. (2023). Software para gestión de historias clínicas odontológicas. </w:t>
      </w:r>
      <w:r>
        <w:rPr>
          <w:i w:val="1"/>
          <w:iCs w:val="1"/>
          <w:sz w:val="24"/>
          <w:szCs w:val="24"/>
        </w:rPr>
        <w:t>MQRInvestigar, 7</w:t>
      </w:r>
      <w:r>
        <w:rPr>
          <w:sz w:val="24"/>
          <w:szCs w:val="24"/>
        </w:rPr>
        <w:t>(4), 270-293. https://doi.org/10.56048/MQR20225.7.4.2023.270-293</w:t>
      </w:r>
    </w:p>
    <w:p xmlns:wp14="http://schemas.microsoft.com/office/word/2010/wordml" w14:paraId="059141CB" wp14:textId="77777777">
      <w:pPr>
        <w:pStyle w:val="font-claude-response-body"/>
        <w:spacing w:before="0" w:after="0" w:line="480" w:lineRule="auto"/>
        <w:ind w:start="720" w:hanging="720"/>
        <w:jc w:val="start"/>
        <w:rPr>
          <w:rFonts w:ascii="Times New Roman" w:hAnsi="Times New Roman"/>
          <w:sz w:val="24"/>
          <w:szCs w:val="24"/>
        </w:rPr>
      </w:pPr>
      <w:r>
        <w:rPr>
          <w:sz w:val="24"/>
          <w:szCs w:val="24"/>
        </w:rPr>
        <w:t xml:space="preserve">Schwaber, K., &amp; Sutherland, J. (2020). </w:t>
      </w:r>
      <w:r>
        <w:rPr>
          <w:i/>
          <w:iCs/>
          <w:sz w:val="24"/>
          <w:szCs w:val="24"/>
        </w:rPr>
        <w:t xml:space="preserve">The Scrum guide</w:t>
      </w:r>
      <w:r>
        <w:rPr>
          <w:sz w:val="24"/>
          <w:szCs w:val="24"/>
        </w:rPr>
        <w:t xml:space="preserve">. https://scrumguides.org</w:t>
      </w:r>
    </w:p>
    <w:p>
      <w:pPr>
        <w:pStyle w:val="font-claude-response-body"/>
        <w:spacing w:before="0" w:after="0" w:line="480" w:lineRule="auto"/>
        <w:ind w:start="720" w:hanging="720"/>
        <w:jc w:val="start"/>
        <w:rPr>
          <w:ins w:id="9207" w:author="Revisión" w:date="2026-10-25T22:30:00Z"/>
        </w:rPr>
      </w:pPr>
      <w:ins w:id="9208" w:author="Revisión" w:date="2026-10-25T22:30:00Z">
        <w:r>
          <w:rPr>
            <w:sz w:val="24"/>
            <w:szCs w:val="24"/>
          </w:rPr>
          <w:t xml:space="preserve">Supabase. (2026). </w:t>
        </w:r>
      </w:ins>
      <w:ins w:id="9209" w:author="Revisión" w:date="2026-10-25T22:30:00Z">
        <w:r>
          <w:rPr>
            <w:i/>
            <w:iCs/>
            <w:sz w:val="24"/>
            <w:szCs w:val="24"/>
          </w:rPr>
          <w:t xml:space="preserve">Pricing</w:t>
        </w:r>
      </w:ins>
      <w:ins w:id="9210" w:author="Revisión" w:date="2026-10-25T22:30:00Z">
        <w:r>
          <w:rPr>
            <w:sz w:val="24"/>
            <w:szCs w:val="24"/>
          </w:rPr>
          <w:t xml:space="preserve">. https://supabase.com/pricing</w:t>
        </w:r>
      </w:ins>
    </w:p>
    <w:p xmlns:wp14="http://schemas.microsoft.com/office/word/2010/wordml" w14:paraId="4235D9FC" wp14:textId="77777777">
      <w:pPr>
        <w:pStyle w:val="font-claude-response-body"/>
        <w:spacing w:before="0" w:after="0" w:line="480" w:lineRule="auto"/>
        <w:ind w:start="720" w:hanging="720"/>
        <w:jc w:val="start"/>
        <w:rPr>
          <w:rFonts w:ascii="Times New Roman" w:hAnsi="Times New Roman"/>
          <w:sz w:val="24"/>
          <w:szCs w:val="24"/>
        </w:rPr>
      </w:pPr>
      <w:r>
        <w:rPr>
          <w:sz w:val="24"/>
          <w:szCs w:val="24"/>
        </w:rPr>
        <w:t xml:space="preserve">World Wide Web Consortium. (2024). </w:t>
      </w:r>
      <w:r>
        <w:rPr>
          <w:i/>
          <w:iCs/>
          <w:sz w:val="24"/>
          <w:szCs w:val="24"/>
        </w:rPr>
        <w:t>Web Content Accessibility Guidelines (WCAG) 2.2</w:t>
      </w:r>
      <w:r>
        <w:rPr>
          <w:sz w:val="24"/>
          <w:szCs w:val="24"/>
        </w:rPr>
        <w:t>. https://www.w3.org/TR/WCAG22/</w:t>
      </w:r>
      <w:r>
        <w:br w:type="page"/>
      </w:r>
    </w:p>
    <w:p xmlns:wp14="http://schemas.microsoft.com/office/word/2010/wordml" w:rsidP="6C2EBA1A" w14:paraId="4F5C6D51" wp14:textId="109F39B1">
      <w:pPr>
        <w:pStyle w:val="Heading1"/>
        <w:spacing w:before="0" w:after="0"/>
        <w:rPr>
          <w:sz w:val="24"/>
          <w:szCs w:val="24"/>
        </w:rPr>
      </w:pPr>
    </w:p>
    <w:p xmlns:wp14="http://schemas.microsoft.com/office/word/2010/wordml" w:rsidP="6C2EBA1A" w14:paraId="76F9732F" wp14:textId="4764CD53">
      <w:pPr>
        <w:spacing w:before="0" w:after="0"/>
      </w:pPr>
      <w:r>
        <w:br w:type="page"/>
      </w:r>
    </w:p>
    <w:p xmlns:wp14="http://schemas.microsoft.com/office/word/2010/wordml" w14:paraId="1D5BF69B" wp14:textId="61E7BE3A">
      <w:pPr>
        <w:pStyle w:val="Heading1"/>
        <w:spacing w:before="0" w:after="0"/>
        <w:rPr>
          <w:rFonts w:ascii="Times New Roman" w:hAnsi="Times New Roman"/>
          <w:sz w:val="24"/>
          <w:szCs w:val="24"/>
        </w:rPr>
      </w:pPr>
      <w:bookmarkStart w:name="__RefHeading___Toc10995_794851070" w:id="208"/>
      <w:bookmarkEnd w:id="208"/>
      <w:bookmarkStart w:name="_Toc639335209" w:id="147719723"/>
      <w:r>
        <w:rPr>
          <w:sz w:val="24"/>
          <w:szCs w:val="24"/>
        </w:rPr>
        <w:t>Anexos</w:t>
      </w:r>
      <w:bookmarkEnd w:id="147719723"/>
    </w:p>
    <w:p xmlns:wp14="http://schemas.microsoft.com/office/word/2010/wordml" w14:paraId="7AE2E84D" wp14:textId="77777777">
      <w:pPr>
        <w:pStyle w:val="Heading2"/>
        <w:rPr>
          <w:rFonts w:ascii="Times New Roman" w:hAnsi="Times New Roman"/>
          <w:sz w:val="24"/>
          <w:szCs w:val="24"/>
        </w:rPr>
      </w:pPr>
      <w:bookmarkStart w:name="__RefHeading___Toc10997_794851070" w:id="209"/>
      <w:bookmarkEnd w:id="209"/>
      <w:bookmarkStart w:name="_Toc2015290532" w:id="964356958"/>
      <w:r>
        <w:rPr>
          <w:sz w:val="24"/>
          <w:szCs w:val="24"/>
        </w:rPr>
        <w:t>Anexo A. Diagramas de robustez de los casos de uso de prioridad media</w:t>
      </w:r>
      <w:bookmarkEnd w:id="964356958"/>
    </w:p>
    <w:p xmlns:wp14="http://schemas.microsoft.com/office/word/2010/wordml" w:rsidP="6D6A8635" w14:paraId="41DF93DB" wp14:textId="1DDA119D">
      <w:pPr>
        <w:pStyle w:val="Normal"/>
        <w:suppressLineNumbers w:val="0"/>
        <w:bidi w:val="0"/>
        <w:spacing w:before="0" w:beforeAutospacing="off" w:after="0" w:afterAutospacing="off" w:line="480" w:lineRule="auto"/>
        <w:ind w:left="0" w:right="0" w:firstLine="708"/>
        <w:jc w:val="both"/>
        <w:rPr>
          <w:rFonts w:ascii="Times New Roman" w:hAnsi="Times New Roman"/>
          <w:sz w:val="24"/>
          <w:szCs w:val="24"/>
        </w:rPr>
      </w:pPr>
      <w:r>
        <w:rPr>
          <w:rFonts w:eastAsia="Times New Roman"/>
          <w:sz w:val="24"/>
          <w:szCs w:val="24"/>
        </w:rPr>
        <w:t>En este anexo se presentan los diagramas de robustez de los casos de uso de prioridad media, elaborados con la misma notación del numeral 4.2. Cada diagrama se construyó a partir del flujo del caso de uso y de los componentes del sistema.</w:t>
      </w:r>
    </w:p>
    <w:p xmlns:wp14="http://schemas.microsoft.com/office/word/2010/wordml" w14:paraId="33B688A5" wp14:textId="77777777">
      <w:pPr>
        <w:pStyle w:val="Caption"/>
        <w:keepNext w:val="true"/>
        <w:spacing w:before="240" w:after="0" w:line="480" w:lineRule="auto"/>
        <w:ind w:hanging="0"/>
        <w:jc w:val="start"/>
        <w:rPr>
          <w:rFonts w:ascii="Times New Roman" w:hAnsi="Times New Roman"/>
          <w:sz w:val="24"/>
          <w:szCs w:val="24"/>
        </w:rPr>
      </w:pPr>
      <w:r>
        <w:rPr>
          <w:rFonts w:eastAsia="Times New Roman"/>
          <w:b/>
          <w:bCs/>
          <w:sz w:val="24"/>
          <w:szCs w:val="24"/>
        </w:rPr>
        <w:t>Figura A.1</w:t>
      </w:r>
    </w:p>
    <w:p xmlns:wp14="http://schemas.microsoft.com/office/word/2010/wordml" w:rsidP="6BCAD749" w14:paraId="5EF48B7C" wp14:textId="776AC8C2">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Diagrama de robustez de CU-01 - Iniciar sesión</w:t>
      </w:r>
    </w:p>
    <w:p xmlns:wp14="http://schemas.microsoft.com/office/word/2010/wordml" w14:paraId="5B2F9378" wp14:textId="77777777">
      <w:pPr>
        <w:pStyle w:val="Normal"/>
        <w:keepNext w:val="true"/>
        <w:ind w:hanging="0"/>
        <w:rPr>
          <w:rFonts w:ascii="Times New Roman" w:hAnsi="Times New Roman"/>
          <w:sz w:val="24"/>
          <w:szCs w:val="24"/>
        </w:rPr>
      </w:pPr>
      <w:r>
        <w:rPr/>
        <w:drawing>
          <wp:inline xmlns:wp14="http://schemas.microsoft.com/office/word/2010/wordprocessingDrawing" distT="0" distB="0" distL="0" distR="0" wp14:anchorId="747B792D" wp14:editId="7777777">
            <wp:extent cx="5943600" cy="3383280"/>
            <wp:effectExtent l="0" t="0" r="0" b="0"/>
            <wp:docPr id="37" name="Robustez 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Robustez 911"/>
                    <pic:cNvPicPr>
                      <a:picLocks noChangeAspect="1" noChangeArrowheads="1"/>
                    </pic:cNvPicPr>
                  </pic:nvPicPr>
                  <pic:blipFill>
                    <a:blip r:embed="rId50"/>
                    <a:stretch>
                      <a:fillRect/>
                    </a:stretch>
                  </pic:blipFill>
                  <pic:spPr bwMode="auto">
                    <a:xfrm>
                      <a:off x="0" y="0"/>
                      <a:ext cx="5943600" cy="3383280"/>
                    </a:xfrm>
                    <a:prstGeom prst="rect">
                      <a:avLst/>
                    </a:prstGeom>
                    <a:noFill/>
                  </pic:spPr>
                </pic:pic>
              </a:graphicData>
            </a:graphic>
          </wp:inline>
        </w:drawing>
      </w:r>
    </w:p>
    <w:p xmlns:wp14="http://schemas.microsoft.com/office/word/2010/wordml" w14:paraId="018E58BF" wp14:textId="77777777">
      <w:pPr>
        <w:pStyle w:val="Normal"/>
        <w:ind w:hanging="0"/>
        <w:jc w:val="star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xmlns:wp14="http://schemas.microsoft.com/office/word/2010/wordml" w14:paraId="63B9EA68" wp14:textId="77777777">
      <w:pPr>
        <w:pStyle w:val="Caption"/>
        <w:keepNext w:val="true"/>
        <w:spacing w:before="240" w:after="0" w:line="480" w:lineRule="auto"/>
        <w:ind w:hanging="0"/>
        <w:jc w:val="start"/>
        <w:rPr>
          <w:rFonts w:ascii="Times New Roman" w:hAnsi="Times New Roman"/>
          <w:sz w:val="24"/>
          <w:szCs w:val="24"/>
        </w:rPr>
      </w:pPr>
      <w:r>
        <w:rPr>
          <w:rFonts w:eastAsia="Times New Roman"/>
          <w:b/>
          <w:bCs/>
          <w:sz w:val="24"/>
          <w:szCs w:val="24"/>
        </w:rPr>
        <w:t>Figura A.2</w:t>
      </w:r>
    </w:p>
    <w:p xmlns:wp14="http://schemas.microsoft.com/office/word/2010/wordml" w:rsidP="6BCAD749" w14:paraId="6B7179AF" wp14:textId="1D7B9BCB">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Diagrama de robustez de CU-04 - Gestionar usuarios</w:t>
      </w:r>
    </w:p>
    <w:p xmlns:wp14="http://schemas.microsoft.com/office/word/2010/wordml" w14:paraId="58E6DD4E" wp14:textId="77777777">
      <w:pPr>
        <w:pStyle w:val="Normal"/>
        <w:keepNext w:val="true"/>
        <w:ind w:hanging="0"/>
        <w:rPr>
          <w:rFonts w:ascii="Times New Roman" w:hAnsi="Times New Roman"/>
          <w:sz w:val="24"/>
          <w:szCs w:val="24"/>
        </w:rPr>
      </w:pPr>
      <w:r>
        <w:rPr/>
        <w:drawing>
          <wp:inline xmlns:wp14="http://schemas.microsoft.com/office/word/2010/wordprocessingDrawing" distT="0" distB="0" distL="0" distR="0" wp14:anchorId="25E17310" wp14:editId="7777777">
            <wp:extent cx="5943600" cy="3423285"/>
            <wp:effectExtent l="0" t="0" r="0" b="0"/>
            <wp:docPr id="38" name="Robustez 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Robustez 912"/>
                    <pic:cNvPicPr>
                      <a:picLocks noChangeAspect="1" noChangeArrowheads="1"/>
                    </pic:cNvPicPr>
                  </pic:nvPicPr>
                  <pic:blipFill>
                    <a:blip r:embed="rId51"/>
                    <a:stretch>
                      <a:fillRect/>
                    </a:stretch>
                  </pic:blipFill>
                  <pic:spPr bwMode="auto">
                    <a:xfrm>
                      <a:off x="0" y="0"/>
                      <a:ext cx="5943600" cy="3423285"/>
                    </a:xfrm>
                    <a:prstGeom prst="rect">
                      <a:avLst/>
                    </a:prstGeom>
                    <a:noFill/>
                  </pic:spPr>
                </pic:pic>
              </a:graphicData>
            </a:graphic>
          </wp:inline>
        </w:drawing>
      </w:r>
    </w:p>
    <w:p xmlns:wp14="http://schemas.microsoft.com/office/word/2010/wordml" w14:paraId="005364CF" wp14:textId="77777777">
      <w:pPr>
        <w:pStyle w:val="Normal"/>
        <w:ind w:hanging="0"/>
        <w:jc w:val="star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xmlns:wp14="http://schemas.microsoft.com/office/word/2010/wordml" w14:paraId="63835388" wp14:textId="77777777">
      <w:pPr>
        <w:pStyle w:val="Caption"/>
        <w:keepNext w:val="true"/>
        <w:spacing w:before="240" w:after="0" w:line="480" w:lineRule="auto"/>
        <w:ind w:hanging="0"/>
        <w:jc w:val="start"/>
        <w:rPr>
          <w:rFonts w:ascii="Times New Roman" w:hAnsi="Times New Roman"/>
          <w:sz w:val="24"/>
          <w:szCs w:val="24"/>
        </w:rPr>
      </w:pPr>
      <w:r>
        <w:rPr>
          <w:rFonts w:eastAsia="Times New Roman"/>
          <w:b/>
          <w:bCs/>
          <w:sz w:val="24"/>
          <w:szCs w:val="24"/>
        </w:rPr>
        <w:t>Figura A.3</w:t>
      </w:r>
    </w:p>
    <w:p xmlns:wp14="http://schemas.microsoft.com/office/word/2010/wordml" w:rsidP="6BCAD749" w14:paraId="28A84DF1" wp14:textId="137D3809">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Diagrama de robustez de CU-10 - Gestionar planes y tratamientos</w:t>
      </w:r>
    </w:p>
    <w:p xmlns:wp14="http://schemas.microsoft.com/office/word/2010/wordml" w14:paraId="7D3BEE8F" wp14:textId="77777777">
      <w:pPr>
        <w:pStyle w:val="Normal"/>
        <w:keepNext w:val="true"/>
        <w:ind w:hanging="0"/>
        <w:rPr>
          <w:rFonts w:ascii="Times New Roman" w:hAnsi="Times New Roman"/>
          <w:sz w:val="24"/>
          <w:szCs w:val="24"/>
        </w:rPr>
      </w:pPr>
      <w:r>
        <w:rPr/>
        <w:drawing>
          <wp:inline xmlns:wp14="http://schemas.microsoft.com/office/word/2010/wordprocessingDrawing" distT="0" distB="0" distL="0" distR="0" wp14:anchorId="38D56EF4" wp14:editId="7777777">
            <wp:extent cx="5943600" cy="2790825"/>
            <wp:effectExtent l="0" t="0" r="0" b="0"/>
            <wp:docPr id="39" name="Robustez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Robustez 913"/>
                    <pic:cNvPicPr>
                      <a:picLocks noChangeAspect="1" noChangeArrowheads="1"/>
                    </pic:cNvPicPr>
                  </pic:nvPicPr>
                  <pic:blipFill>
                    <a:blip r:embed="rId52"/>
                    <a:stretch>
                      <a:fillRect/>
                    </a:stretch>
                  </pic:blipFill>
                  <pic:spPr bwMode="auto">
                    <a:xfrm>
                      <a:off x="0" y="0"/>
                      <a:ext cx="5943600" cy="2790825"/>
                    </a:xfrm>
                    <a:prstGeom prst="rect">
                      <a:avLst/>
                    </a:prstGeom>
                    <a:noFill/>
                  </pic:spPr>
                </pic:pic>
              </a:graphicData>
            </a:graphic>
          </wp:inline>
        </w:drawing>
      </w:r>
    </w:p>
    <w:p xmlns:wp14="http://schemas.microsoft.com/office/word/2010/wordml" w14:paraId="466F6E6B" wp14:textId="77777777">
      <w:pPr>
        <w:pStyle w:val="Normal"/>
        <w:ind w:hanging="0"/>
        <w:jc w:val="star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xmlns:wp14="http://schemas.microsoft.com/office/word/2010/wordml" w14:paraId="28D00FA1" wp14:textId="77777777">
      <w:pPr>
        <w:pStyle w:val="Caption"/>
        <w:keepNext w:val="true"/>
        <w:spacing w:before="240" w:after="0" w:line="480" w:lineRule="auto"/>
        <w:ind w:hanging="0"/>
        <w:jc w:val="start"/>
        <w:rPr>
          <w:rFonts w:ascii="Times New Roman" w:hAnsi="Times New Roman"/>
          <w:sz w:val="24"/>
          <w:szCs w:val="24"/>
        </w:rPr>
      </w:pPr>
      <w:r>
        <w:rPr>
          <w:rFonts w:eastAsia="Times New Roman"/>
          <w:b/>
          <w:bCs/>
          <w:sz w:val="24"/>
          <w:szCs w:val="24"/>
        </w:rPr>
        <w:t>Figura A.4</w:t>
      </w:r>
    </w:p>
    <w:p xmlns:wp14="http://schemas.microsoft.com/office/word/2010/wordml" w:rsidP="6BCAD749" w14:paraId="0644FD29" wp14:textId="0B3FD657">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Diagrama de robustez de CU-13 - Gestionar facturación y pagos</w:t>
      </w:r>
    </w:p>
    <w:p xmlns:wp14="http://schemas.microsoft.com/office/word/2010/wordml" w14:paraId="3B88899E" wp14:textId="77777777">
      <w:pPr>
        <w:pStyle w:val="Normal"/>
        <w:keepNext w:val="true"/>
        <w:ind w:hanging="0"/>
        <w:rPr>
          <w:rFonts w:ascii="Times New Roman" w:hAnsi="Times New Roman"/>
          <w:sz w:val="24"/>
          <w:szCs w:val="24"/>
        </w:rPr>
      </w:pPr>
      <w:r>
        <w:rPr/>
        <w:drawing>
          <wp:inline xmlns:wp14="http://schemas.microsoft.com/office/word/2010/wordprocessingDrawing" distT="0" distB="0" distL="0" distR="0" wp14:anchorId="3CE7D012" wp14:editId="7777777">
            <wp:extent cx="5943600" cy="3423285"/>
            <wp:effectExtent l="0" t="0" r="0" b="0"/>
            <wp:docPr id="40" name="Robustez 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Robustez 914"/>
                    <pic:cNvPicPr>
                      <a:picLocks noChangeAspect="1" noChangeArrowheads="1"/>
                    </pic:cNvPicPr>
                  </pic:nvPicPr>
                  <pic:blipFill>
                    <a:blip r:embed="rId53"/>
                    <a:stretch>
                      <a:fillRect/>
                    </a:stretch>
                  </pic:blipFill>
                  <pic:spPr bwMode="auto">
                    <a:xfrm>
                      <a:off x="0" y="0"/>
                      <a:ext cx="5943600" cy="3423285"/>
                    </a:xfrm>
                    <a:prstGeom prst="rect">
                      <a:avLst/>
                    </a:prstGeom>
                    <a:noFill/>
                  </pic:spPr>
                </pic:pic>
              </a:graphicData>
            </a:graphic>
          </wp:inline>
        </w:drawing>
      </w:r>
    </w:p>
    <w:p xmlns:wp14="http://schemas.microsoft.com/office/word/2010/wordml" w14:paraId="1F423E6D" wp14:textId="77777777">
      <w:pPr>
        <w:pStyle w:val="Normal"/>
        <w:ind w:hanging="0"/>
        <w:jc w:val="star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xmlns:wp14="http://schemas.microsoft.com/office/word/2010/wordml" w14:paraId="59E23E5C" wp14:textId="77777777">
      <w:pPr>
        <w:pStyle w:val="Caption"/>
        <w:keepNext w:val="true"/>
        <w:spacing w:before="240" w:after="0" w:line="480" w:lineRule="auto"/>
        <w:ind w:hanging="0"/>
        <w:jc w:val="start"/>
        <w:rPr>
          <w:rFonts w:ascii="Times New Roman" w:hAnsi="Times New Roman"/>
          <w:sz w:val="24"/>
          <w:szCs w:val="24"/>
        </w:rPr>
      </w:pPr>
      <w:r>
        <w:rPr>
          <w:rFonts w:eastAsia="Times New Roman"/>
          <w:b/>
          <w:bCs/>
          <w:sz w:val="24"/>
          <w:szCs w:val="24"/>
        </w:rPr>
        <w:t>Figura A.5</w:t>
      </w:r>
    </w:p>
    <w:p xmlns:wp14="http://schemas.microsoft.com/office/word/2010/wordml" w:rsidP="6BCAD749" w14:paraId="50205028" wp14:textId="14D0AB62">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Diagrama de robustez de CU-14 - Generar factura</w:t>
      </w:r>
    </w:p>
    <w:p xmlns:wp14="http://schemas.microsoft.com/office/word/2010/wordml" w14:paraId="69E2BB2B" wp14:textId="77777777">
      <w:pPr>
        <w:pStyle w:val="Normal"/>
        <w:keepNext w:val="true"/>
        <w:ind w:hanging="0"/>
        <w:rPr>
          <w:rFonts w:ascii="Times New Roman" w:hAnsi="Times New Roman"/>
          <w:sz w:val="24"/>
          <w:szCs w:val="24"/>
        </w:rPr>
      </w:pPr>
      <w:r>
        <w:rPr/>
        <w:drawing>
          <wp:inline xmlns:wp14="http://schemas.microsoft.com/office/word/2010/wordprocessingDrawing" distT="0" distB="0" distL="0" distR="0" wp14:anchorId="7B8EDE27" wp14:editId="7777777">
            <wp:extent cx="5943600" cy="2480945"/>
            <wp:effectExtent l="0" t="0" r="0" b="0"/>
            <wp:docPr id="41" name="Robustez 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Robustez 915"/>
                    <pic:cNvPicPr>
                      <a:picLocks noChangeAspect="1" noChangeArrowheads="1"/>
                    </pic:cNvPicPr>
                  </pic:nvPicPr>
                  <pic:blipFill>
                    <a:blip r:embed="rId54"/>
                    <a:stretch>
                      <a:fillRect/>
                    </a:stretch>
                  </pic:blipFill>
                  <pic:spPr bwMode="auto">
                    <a:xfrm>
                      <a:off x="0" y="0"/>
                      <a:ext cx="5943600" cy="2480945"/>
                    </a:xfrm>
                    <a:prstGeom prst="rect">
                      <a:avLst/>
                    </a:prstGeom>
                    <a:noFill/>
                  </pic:spPr>
                </pic:pic>
              </a:graphicData>
            </a:graphic>
          </wp:inline>
        </w:drawing>
      </w:r>
    </w:p>
    <w:p xmlns:wp14="http://schemas.microsoft.com/office/word/2010/wordml" w14:paraId="5982A345" wp14:textId="77777777">
      <w:pPr>
        <w:pStyle w:val="Normal"/>
        <w:ind w:hanging="0"/>
        <w:jc w:val="star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xmlns:wp14="http://schemas.microsoft.com/office/word/2010/wordml" w14:paraId="291521C4" wp14:textId="77777777">
      <w:pPr>
        <w:pStyle w:val="Heading2"/>
        <w:rPr>
          <w:rFonts w:ascii="Times New Roman" w:hAnsi="Times New Roman"/>
          <w:sz w:val="24"/>
          <w:szCs w:val="24"/>
        </w:rPr>
      </w:pPr>
      <w:bookmarkStart w:name="__RefHeading___Toc10999_794851070" w:id="210"/>
      <w:bookmarkEnd w:id="210"/>
      <w:bookmarkStart w:name="_Toc1273949613" w:id="1132750140"/>
      <w:r>
        <w:rPr>
          <w:sz w:val="24"/>
          <w:szCs w:val="24"/>
        </w:rPr>
        <w:t>Anexo B. Diccionario de datos</w:t>
      </w:r>
      <w:bookmarkEnd w:id="1132750140"/>
    </w:p>
    <w:p xmlns:wp14="http://schemas.microsoft.com/office/word/2010/wordml" w:rsidP="6D6A8635" w14:paraId="036F21DE" wp14:textId="1989E5E2">
      <w:pPr>
        <w:pStyle w:val="Normal"/>
        <w:suppressLineNumbers w:val="0"/>
        <w:bidi w:val="0"/>
        <w:spacing w:before="0" w:beforeAutospacing="off" w:after="0" w:afterAutospacing="off" w:line="480" w:lineRule="auto"/>
        <w:ind w:left="0" w:right="0" w:firstLine="720"/>
        <w:jc w:val="both"/>
        <w:rPr>
          <w:rFonts w:ascii="Times New Roman" w:hAnsi="Times New Roman"/>
          <w:sz w:val="24"/>
          <w:szCs w:val="24"/>
        </w:rPr>
      </w:pPr>
      <w:r>
        <w:rPr>
          <w:sz w:val="24"/>
          <w:szCs w:val="24"/>
        </w:rPr>
        <w:t xml:space="preserve">En este anexo se organiza el diccionario de datos por módulos, </w:t>
      </w:r>
      <w:del w:id="9080" w:author="Revisión" w:date="2026-10-25T22:30:00Z">
        <w:r>
          <w:rPr>
            <w:sz w:val="24"/>
            <w:szCs w:val="24"/>
          </w:rPr>
          <w:delText xml:space="preserve">como en el mismo orden de la Tabla 6.</w:delText>
        </w:r>
      </w:del>
      <w:ins w:id="9081" w:author="Revisión" w:date="2026-10-25T22:30:00Z">
        <w:r>
          <w:rPr>
            <w:sz w:val="24"/>
            <w:szCs w:val="24"/>
          </w:rPr>
          <w:t xml:space="preserve">en el mismo orden de la Tabla 6.</w:t>
        </w:r>
      </w:ins>
    </w:p>
    <w:p xmlns:wp14="http://schemas.microsoft.com/office/word/2010/wordml" w:rsidP="6D6A8635" w14:paraId="1612E719" wp14:textId="6524639F">
      <w:pPr>
        <w:pStyle w:val="Normal"/>
        <w:suppressLineNumbers w:val="0"/>
        <w:bidi w:val="0"/>
        <w:spacing w:before="0" w:beforeAutospacing="off" w:after="0" w:afterAutospacing="off" w:line="480" w:lineRule="auto"/>
        <w:ind w:left="0" w:right="0" w:firstLine="720"/>
        <w:jc w:val="both"/>
        <w:rPr>
          <w:rFonts w:ascii="Times New Roman" w:hAnsi="Times New Roman"/>
          <w:sz w:val="24"/>
          <w:szCs w:val="24"/>
        </w:rPr>
      </w:pPr>
      <w:r>
        <w:rPr>
          <w:sz w:val="24"/>
          <w:szCs w:val="24"/>
        </w:rPr>
        <w:t xml:space="preserve">Se aplican las siguientes convenciones: PK es la llave primaria; FK es una llave foránea, seguida entre paréntesis de la tabla a la que hace referencia. Los campos created_at y updated_at, de tipo timestamptz, registran la fecha de creación y de última modificación de cada registro y no se repiten en las tablas.</w:t>
      </w:r>
    </w:p>
    <w:p xmlns:wp14="http://schemas.microsoft.com/office/word/2010/wordml" w14:paraId="73F2F369" wp14:textId="77777777">
      <w:pPr>
        <w:pStyle w:val="Caption"/>
        <w:keepNext w:val="true"/>
        <w:spacing w:before="240" w:after="0" w:line="480" w:lineRule="auto"/>
        <w:ind w:hanging="0"/>
        <w:jc w:val="start"/>
        <w:rPr>
          <w:rFonts w:ascii="Times New Roman" w:hAnsi="Times New Roman"/>
          <w:sz w:val="24"/>
          <w:szCs w:val="24"/>
        </w:rPr>
      </w:pPr>
      <w:bookmarkStart w:name="bm_Tabla_B1_diccionario" w:id="211"/>
      <w:bookmarkEnd w:id="211"/>
      <w:r>
        <w:rPr>
          <w:rFonts w:eastAsia="Times New Roman"/>
          <w:b/>
          <w:bCs/>
          <w:sz w:val="24"/>
          <w:szCs w:val="24"/>
        </w:rPr>
        <w:t>Tabla B.1</w:t>
      </w:r>
    </w:p>
    <w:p xmlns:wp14="http://schemas.microsoft.com/office/word/2010/wordml" w:rsidP="6BCAD749" w14:paraId="37A6138B" wp14:textId="5510804A">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Diccionario de datos - seguridad y configuración</w:t>
      </w:r>
    </w:p>
    <w:tbl>
      <w:tblPr>
        <w:tblStyle w:val="Tablaconcuadrcula"/>
        <w:tblW w:w="8554" w:type="dxa"/>
        <w:jc w:val="start"/>
        <w:tblInd w:w="713" w:type="dxa"/>
        <w:tblLayout w:type="fixed"/>
        <w:tblCellMar>
          <w:top w:w="30" w:type="dxa"/>
          <w:start w:w="120" w:type="dxa"/>
          <w:bottom w:w="30" w:type="dxa"/>
          <w:end w:w="120" w:type="dxa"/>
        </w:tblCellMar>
        <w:tblLook w:val="06A0" w:firstRow="1" w:lastRow="0" w:firstColumn="1" w:lastColumn="0" w:noHBand="1" w:noVBand="1"/>
      </w:tblPr>
      <w:tblGrid>
        <w:gridCol w:w="2500"/>
        <w:gridCol w:w="1498"/>
        <w:gridCol w:w="1899"/>
        <w:gridCol w:w="2657"/>
      </w:tblGrid>
      <w:tr xmlns:wp14="http://schemas.microsoft.com/office/word/2010/wordml" w:rsidTr="6C2EBA1A" w14:paraId="2AE87200" wp14:textId="77777777">
        <w:trPr>
          <w:trHeight w:val="315" w:hRule="atLeast"/>
          <w:cnfStyle w:val="100000000000" w:firstRow="1" w:lastRow="0" w:firstColumn="0" w:lastColumn="0" w:oddVBand="0" w:evenVBand="0" w:oddHBand="0" w:evenHBand="0" w:firstRowFirstColumn="0" w:firstRowLastColumn="0" w:lastRowFirstColumn="0" w:lastRowLastColumn="0"/>
        </w:trPr>
        <w:tc>
          <w:tcPr>
            <w:tcW w:w="2500" w:type="dxa"/>
            <w:tcBorders/>
            <w:tcMar/>
            <w:vAlign w:val="center"/>
          </w:tcPr>
          <w:p w14:paraId="041F19A8"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Campo</w:t>
            </w:r>
          </w:p>
        </w:tc>
        <w:tc>
          <w:tcPr>
            <w:tcW w:w="1498" w:type="dxa"/>
            <w:tcBorders/>
            <w:tcMar/>
            <w:vAlign w:val="center"/>
          </w:tcPr>
          <w:p w14:paraId="7444BE67"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Tipo</w:t>
            </w:r>
          </w:p>
        </w:tc>
        <w:tc>
          <w:tcPr>
            <w:tcW w:w="1899" w:type="dxa"/>
            <w:tcBorders/>
            <w:tcMar/>
            <w:vAlign w:val="center"/>
          </w:tcPr>
          <w:p w14:paraId="7813B647"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Restricciones</w:t>
            </w:r>
          </w:p>
        </w:tc>
        <w:tc>
          <w:tcPr>
            <w:tcW w:w="2657" w:type="dxa"/>
            <w:tcBorders/>
            <w:tcMar/>
            <w:vAlign w:val="center"/>
          </w:tcPr>
          <w:p w14:paraId="0F90AD1D"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Descripción</w:t>
            </w:r>
          </w:p>
        </w:tc>
      </w:tr>
      <w:tr xmlns:wp14="http://schemas.microsoft.com/office/word/2010/wordml" w:rsidTr="6C2EBA1A" w14:paraId="724A508E" wp14:textId="77777777">
        <w:trPr>
          <w:trHeight w:val="315" w:hRule="atLeast"/>
        </w:trPr>
        <w:tc>
          <w:tcPr>
            <w:tcW w:w="8554" w:type="dxa"/>
            <w:gridSpan w:val="4"/>
            <w:tcBorders/>
            <w:tcMar/>
            <w:vAlign w:val="center"/>
          </w:tcPr>
          <w:p w:rsidP="6BCAD749" w14:paraId="3EF7F7FE" wp14:textId="70FC3AE6">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val="1"/>
                <w:bCs w:val="1"/>
                <w:sz w:val="24"/>
                <w:szCs w:val="24"/>
                <w:lang w:eastAsia="en-US" w:bidi="ar-SA"/>
              </w:rPr>
              <w:t xml:space="preserve">profiles - Perfil de cada usuario que ingresa al sistema; se crea en el primer inicio de sesión de un correo autorizado.</w:t>
            </w:r>
          </w:p>
        </w:tc>
      </w:tr>
      <w:tr xmlns:wp14="http://schemas.microsoft.com/office/word/2010/wordml" w:rsidTr="6C2EBA1A" w14:paraId="7D4F6C04" wp14:textId="77777777">
        <w:trPr>
          <w:trHeight w:val="315" w:hRule="atLeast"/>
        </w:trPr>
        <w:tc>
          <w:tcPr>
            <w:tcW w:w="2500" w:type="dxa"/>
            <w:tcBorders/>
            <w:tcMar/>
            <w:vAlign w:val="center"/>
          </w:tcPr>
          <w:p w14:paraId="0EAB715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tcMar/>
            <w:vAlign w:val="center"/>
          </w:tcPr>
          <w:p w14:paraId="2259FC8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uuid</w:t>
            </w:r>
          </w:p>
        </w:tc>
        <w:tc>
          <w:tcPr>
            <w:tcW w:w="1899" w:type="dxa"/>
            <w:tcBorders/>
            <w:tcMar/>
            <w:vAlign w:val="center"/>
          </w:tcPr>
          <w:p w14:paraId="7809D00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 FK (auth.users)</w:t>
            </w:r>
          </w:p>
        </w:tc>
        <w:tc>
          <w:tcPr>
            <w:tcW w:w="2657" w:type="dxa"/>
            <w:tcBorders/>
            <w:tcMar/>
            <w:vAlign w:val="center"/>
          </w:tcPr>
          <w:p w14:paraId="05A45F78"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 del usuario en el servicio de autenticación</w:t>
            </w:r>
          </w:p>
        </w:tc>
      </w:tr>
      <w:tr xmlns:wp14="http://schemas.microsoft.com/office/word/2010/wordml" w:rsidTr="6C2EBA1A" w14:paraId="60064149" wp14:textId="77777777">
        <w:trPr>
          <w:trHeight w:val="315" w:hRule="atLeast"/>
        </w:trPr>
        <w:tc>
          <w:tcPr>
            <w:tcW w:w="2500" w:type="dxa"/>
            <w:tcBorders/>
            <w:tcMar/>
            <w:vAlign w:val="center"/>
          </w:tcPr>
          <w:p w14:paraId="5B28C24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email</w:t>
            </w:r>
          </w:p>
        </w:tc>
        <w:tc>
          <w:tcPr>
            <w:tcW w:w="1498" w:type="dxa"/>
            <w:tcBorders/>
            <w:tcMar/>
            <w:vAlign w:val="center"/>
          </w:tcPr>
          <w:p w14:paraId="0C8FAD8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3C4631F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Único, obligatorio</w:t>
            </w:r>
          </w:p>
        </w:tc>
        <w:tc>
          <w:tcPr>
            <w:tcW w:w="2657" w:type="dxa"/>
            <w:tcBorders/>
            <w:tcMar/>
            <w:vAlign w:val="center"/>
          </w:tcPr>
          <w:p w14:paraId="44BF2F8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Correo con el que ingresa</w:t>
            </w:r>
          </w:p>
        </w:tc>
      </w:tr>
      <w:tr xmlns:wp14="http://schemas.microsoft.com/office/word/2010/wordml" w:rsidTr="6C2EBA1A" w14:paraId="5B8F08B1" wp14:textId="77777777">
        <w:trPr>
          <w:trHeight w:val="315" w:hRule="atLeast"/>
        </w:trPr>
        <w:tc>
          <w:tcPr>
            <w:tcW w:w="2500" w:type="dxa"/>
            <w:tcBorders/>
            <w:tcMar/>
            <w:vAlign w:val="center"/>
          </w:tcPr>
          <w:p w14:paraId="0BA3397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full_name</w:t>
            </w:r>
          </w:p>
        </w:tc>
        <w:tc>
          <w:tcPr>
            <w:tcW w:w="1498" w:type="dxa"/>
            <w:tcBorders/>
            <w:tcMar/>
            <w:vAlign w:val="center"/>
          </w:tcPr>
          <w:p w14:paraId="33B6263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57C0D79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45A936E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Nombre completo</w:t>
            </w:r>
          </w:p>
        </w:tc>
      </w:tr>
      <w:tr xmlns:wp14="http://schemas.microsoft.com/office/word/2010/wordml" w:rsidTr="6C2EBA1A" w14:paraId="2103D3C0" wp14:textId="77777777">
        <w:trPr>
          <w:trHeight w:val="315" w:hRule="atLeast"/>
        </w:trPr>
        <w:tc>
          <w:tcPr>
            <w:tcW w:w="2500" w:type="dxa"/>
            <w:tcBorders/>
            <w:tcMar/>
            <w:vAlign w:val="center"/>
          </w:tcPr>
          <w:p w14:paraId="0DC4DAF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role</w:t>
            </w:r>
          </w:p>
        </w:tc>
        <w:tc>
          <w:tcPr>
            <w:tcW w:w="1498" w:type="dxa"/>
            <w:tcBorders/>
            <w:tcMar/>
            <w:vAlign w:val="center"/>
          </w:tcPr>
          <w:p w14:paraId="31ED254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2674D69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045781E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Rol: admin, dentist o assistant (Administrador, Odontóloga o Asistente)</w:t>
            </w:r>
          </w:p>
        </w:tc>
      </w:tr>
      <w:tr xmlns:wp14="http://schemas.microsoft.com/office/word/2010/wordml" w:rsidTr="6C2EBA1A" w14:paraId="4436E84C" wp14:textId="77777777">
        <w:trPr>
          <w:trHeight w:val="315" w:hRule="atLeast"/>
        </w:trPr>
        <w:tc>
          <w:tcPr>
            <w:tcW w:w="8554" w:type="dxa"/>
            <w:gridSpan w:val="4"/>
            <w:tcBorders/>
            <w:tcMar/>
            <w:vAlign w:val="center"/>
          </w:tcPr>
          <w:p w:rsidP="6BCAD749" w14:paraId="443658D5" wp14:textId="5913A06F">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val="1"/>
                <w:bCs w:val="1"/>
                <w:sz w:val="24"/>
                <w:szCs w:val="24"/>
                <w:lang w:eastAsia="en-US" w:bidi="ar-SA"/>
              </w:rPr>
              <w:t xml:space="preserve">authorized_emails - Lista de correos autorizados para ingresar y el rol que se les asigna.</w:t>
            </w:r>
          </w:p>
        </w:tc>
      </w:tr>
      <w:tr xmlns:wp14="http://schemas.microsoft.com/office/word/2010/wordml" w:rsidTr="6C2EBA1A" w14:paraId="5BD6B6CC" wp14:textId="77777777">
        <w:trPr>
          <w:trHeight w:val="315" w:hRule="atLeast"/>
        </w:trPr>
        <w:tc>
          <w:tcPr>
            <w:tcW w:w="2500" w:type="dxa"/>
            <w:tcBorders/>
            <w:tcMar/>
            <w:vAlign w:val="center"/>
          </w:tcPr>
          <w:p w14:paraId="3965EC8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tcMar/>
            <w:vAlign w:val="center"/>
          </w:tcPr>
          <w:p w14:paraId="13FCC7A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uuid</w:t>
            </w:r>
          </w:p>
        </w:tc>
        <w:tc>
          <w:tcPr>
            <w:tcW w:w="1899" w:type="dxa"/>
            <w:tcBorders/>
            <w:tcMar/>
            <w:vAlign w:val="center"/>
          </w:tcPr>
          <w:p w14:paraId="5BA6E62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7" w:type="dxa"/>
            <w:tcBorders/>
            <w:tcMar/>
            <w:vAlign w:val="center"/>
          </w:tcPr>
          <w:p w14:paraId="1D4EC7F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w:t>
            </w:r>
          </w:p>
        </w:tc>
      </w:tr>
      <w:tr xmlns:wp14="http://schemas.microsoft.com/office/word/2010/wordml" w:rsidTr="6C2EBA1A" w14:paraId="7925D953" wp14:textId="77777777">
        <w:trPr>
          <w:trHeight w:val="315" w:hRule="atLeast"/>
        </w:trPr>
        <w:tc>
          <w:tcPr>
            <w:tcW w:w="2500" w:type="dxa"/>
            <w:tcBorders/>
            <w:tcMar/>
            <w:vAlign w:val="center"/>
          </w:tcPr>
          <w:p w14:paraId="62D32D2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email</w:t>
            </w:r>
          </w:p>
        </w:tc>
        <w:tc>
          <w:tcPr>
            <w:tcW w:w="1498" w:type="dxa"/>
            <w:tcBorders/>
            <w:tcMar/>
            <w:vAlign w:val="center"/>
          </w:tcPr>
          <w:p w14:paraId="39988BE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76527D2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Único, obligatorio</w:t>
            </w:r>
          </w:p>
        </w:tc>
        <w:tc>
          <w:tcPr>
            <w:tcW w:w="2657" w:type="dxa"/>
            <w:tcBorders/>
            <w:tcMar/>
            <w:vAlign w:val="center"/>
          </w:tcPr>
          <w:p w14:paraId="510F375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Correo autorizado</w:t>
            </w:r>
          </w:p>
        </w:tc>
      </w:tr>
      <w:tr xmlns:wp14="http://schemas.microsoft.com/office/word/2010/wordml" w:rsidTr="6C2EBA1A" w14:paraId="4D0FA359" wp14:textId="77777777">
        <w:trPr>
          <w:trHeight w:val="315" w:hRule="atLeast"/>
        </w:trPr>
        <w:tc>
          <w:tcPr>
            <w:tcW w:w="2500" w:type="dxa"/>
            <w:tcBorders/>
            <w:tcMar/>
            <w:vAlign w:val="center"/>
          </w:tcPr>
          <w:p w14:paraId="737221E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full_name</w:t>
            </w:r>
          </w:p>
        </w:tc>
        <w:tc>
          <w:tcPr>
            <w:tcW w:w="1498" w:type="dxa"/>
            <w:tcBorders/>
            <w:tcMar/>
            <w:vAlign w:val="center"/>
          </w:tcPr>
          <w:p w14:paraId="40E73F4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0D142F6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5B2E2CF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Nombre de la persona</w:t>
            </w:r>
          </w:p>
        </w:tc>
      </w:tr>
      <w:tr xmlns:wp14="http://schemas.microsoft.com/office/word/2010/wordml" w:rsidTr="6C2EBA1A" w14:paraId="66CAA05B" wp14:textId="77777777">
        <w:trPr>
          <w:trHeight w:val="315" w:hRule="atLeast"/>
        </w:trPr>
        <w:tc>
          <w:tcPr>
            <w:tcW w:w="2500" w:type="dxa"/>
            <w:tcBorders/>
            <w:tcMar/>
            <w:vAlign w:val="center"/>
          </w:tcPr>
          <w:p w14:paraId="0D18AE4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role</w:t>
            </w:r>
          </w:p>
        </w:tc>
        <w:tc>
          <w:tcPr>
            <w:tcW w:w="1498" w:type="dxa"/>
            <w:tcBorders/>
            <w:tcMar/>
            <w:vAlign w:val="center"/>
          </w:tcPr>
          <w:p w14:paraId="6C21F83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4E78A52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0AF2DB4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Rol asignado: admin, dentist o assistant</w:t>
            </w:r>
          </w:p>
        </w:tc>
      </w:tr>
      <w:tr xmlns:wp14="http://schemas.microsoft.com/office/word/2010/wordml" w:rsidTr="6C2EBA1A" w14:paraId="7BBC3E5E" wp14:textId="77777777">
        <w:trPr>
          <w:trHeight w:val="315" w:hRule="atLeast"/>
        </w:trPr>
        <w:tc>
          <w:tcPr>
            <w:tcW w:w="2500" w:type="dxa"/>
            <w:tcBorders/>
            <w:tcMar/>
            <w:vAlign w:val="center"/>
          </w:tcPr>
          <w:p w14:paraId="6BD7454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active</w:t>
            </w:r>
          </w:p>
        </w:tc>
        <w:tc>
          <w:tcPr>
            <w:tcW w:w="1498" w:type="dxa"/>
            <w:tcBorders/>
            <w:tcMar/>
            <w:vAlign w:val="center"/>
          </w:tcPr>
          <w:p w14:paraId="1945286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boolean</w:t>
            </w:r>
          </w:p>
        </w:tc>
        <w:tc>
          <w:tcPr>
            <w:tcW w:w="1899" w:type="dxa"/>
            <w:tcBorders/>
            <w:tcMar/>
            <w:vAlign w:val="center"/>
          </w:tcPr>
          <w:p w14:paraId="4F11CAF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0491626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Permite revocar el acceso sin borrar el registro</w:t>
            </w:r>
          </w:p>
        </w:tc>
      </w:tr>
      <w:tr xmlns:wp14="http://schemas.microsoft.com/office/word/2010/wordml" w:rsidTr="6C2EBA1A" w14:paraId="303E7C77" wp14:textId="77777777">
        <w:trPr>
          <w:trHeight w:val="315" w:hRule="atLeast"/>
        </w:trPr>
        <w:tc>
          <w:tcPr>
            <w:tcW w:w="2500" w:type="dxa"/>
            <w:tcBorders/>
            <w:tcMar/>
            <w:vAlign w:val="center"/>
          </w:tcPr>
          <w:p w14:paraId="21B941A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created_by</w:t>
            </w:r>
          </w:p>
        </w:tc>
        <w:tc>
          <w:tcPr>
            <w:tcW w:w="1498" w:type="dxa"/>
            <w:tcBorders/>
            <w:tcMar/>
            <w:vAlign w:val="center"/>
          </w:tcPr>
          <w:p w14:paraId="55B99F4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uuid</w:t>
            </w:r>
          </w:p>
        </w:tc>
        <w:tc>
          <w:tcPr>
            <w:tcW w:w="1899" w:type="dxa"/>
            <w:tcBorders/>
            <w:tcMar/>
            <w:vAlign w:val="center"/>
          </w:tcPr>
          <w:p w14:paraId="4FEAD2A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(auth.users)</w:t>
            </w:r>
          </w:p>
        </w:tc>
        <w:tc>
          <w:tcPr>
            <w:tcW w:w="2657" w:type="dxa"/>
            <w:tcBorders/>
            <w:tcMar/>
            <w:vAlign w:val="center"/>
          </w:tcPr>
          <w:p w14:paraId="1D42646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Administrador que registró la autorización</w:t>
            </w:r>
          </w:p>
        </w:tc>
      </w:tr>
      <w:tr xmlns:wp14="http://schemas.microsoft.com/office/word/2010/wordml" w:rsidTr="6C2EBA1A" w14:paraId="68883758" wp14:textId="77777777">
        <w:trPr>
          <w:trHeight w:val="315" w:hRule="atLeast"/>
        </w:trPr>
        <w:tc>
          <w:tcPr>
            <w:tcW w:w="8554" w:type="dxa"/>
            <w:gridSpan w:val="4"/>
            <w:tcBorders/>
            <w:tcMar/>
            <w:vAlign w:val="center"/>
          </w:tcPr>
          <w:p w:rsidP="6BCAD749" w14:paraId="36E8E64D" wp14:textId="56B2A458">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val="1"/>
                <w:bCs w:val="1"/>
                <w:sz w:val="24"/>
                <w:szCs w:val="24"/>
                <w:lang w:eastAsia="en-US" w:bidi="ar-SA"/>
              </w:rPr>
              <w:t xml:space="preserve">system_settings - Parámetros generales de funcionamiento del consultorio.</w:t>
            </w:r>
          </w:p>
        </w:tc>
      </w:tr>
      <w:tr xmlns:wp14="http://schemas.microsoft.com/office/word/2010/wordml" w:rsidTr="6C2EBA1A" w14:paraId="2BC2DF49" wp14:textId="77777777">
        <w:trPr>
          <w:trHeight w:val="315" w:hRule="atLeast"/>
        </w:trPr>
        <w:tc>
          <w:tcPr>
            <w:tcW w:w="2500" w:type="dxa"/>
            <w:tcBorders/>
            <w:tcMar/>
            <w:vAlign w:val="center"/>
          </w:tcPr>
          <w:p w14:paraId="293C6DD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tcMar/>
            <w:vAlign w:val="center"/>
          </w:tcPr>
          <w:p w14:paraId="18E902C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59E925E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7" w:type="dxa"/>
            <w:tcBorders/>
            <w:tcMar/>
            <w:vAlign w:val="center"/>
          </w:tcPr>
          <w:p w14:paraId="0CC94D8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w:t>
            </w:r>
          </w:p>
        </w:tc>
      </w:tr>
      <w:tr xmlns:wp14="http://schemas.microsoft.com/office/word/2010/wordml" w:rsidTr="6C2EBA1A" w14:paraId="5FE210D4" wp14:textId="77777777">
        <w:trPr>
          <w:trHeight w:val="315" w:hRule="atLeast"/>
        </w:trPr>
        <w:tc>
          <w:tcPr>
            <w:tcW w:w="2500" w:type="dxa"/>
            <w:tcBorders/>
            <w:tcMar/>
            <w:vAlign w:val="center"/>
          </w:tcPr>
          <w:p w14:paraId="304DEA5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appointment_duration_minutes</w:t>
            </w:r>
          </w:p>
        </w:tc>
        <w:tc>
          <w:tcPr>
            <w:tcW w:w="1498" w:type="dxa"/>
            <w:tcBorders/>
            <w:tcMar/>
            <w:vAlign w:val="center"/>
          </w:tcPr>
          <w:p w14:paraId="00DF73D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integer</w:t>
            </w:r>
          </w:p>
        </w:tc>
        <w:tc>
          <w:tcPr>
            <w:tcW w:w="1899" w:type="dxa"/>
            <w:tcBorders/>
            <w:tcMar/>
            <w:vAlign w:val="center"/>
          </w:tcPr>
          <w:p w14:paraId="7E051E8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22AA582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Duración estándar de una cita, en minutos</w:t>
            </w:r>
          </w:p>
        </w:tc>
      </w:tr>
      <w:tr xmlns:wp14="http://schemas.microsoft.com/office/word/2010/wordml" w:rsidTr="6C2EBA1A" w14:paraId="7E81CA96" wp14:textId="77777777">
        <w:trPr>
          <w:trHeight w:val="315" w:hRule="atLeast"/>
        </w:trPr>
        <w:tc>
          <w:tcPr>
            <w:tcW w:w="2500" w:type="dxa"/>
            <w:tcBorders/>
            <w:tcMar/>
            <w:vAlign w:val="center"/>
          </w:tcPr>
          <w:p w14:paraId="30F9215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business_hours_start, business_hours_end</w:t>
            </w:r>
          </w:p>
        </w:tc>
        <w:tc>
          <w:tcPr>
            <w:tcW w:w="1498" w:type="dxa"/>
            <w:tcBorders/>
            <w:tcMar/>
            <w:vAlign w:val="center"/>
          </w:tcPr>
          <w:p w14:paraId="30611D3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time</w:t>
            </w:r>
          </w:p>
        </w:tc>
        <w:tc>
          <w:tcPr>
            <w:tcW w:w="1899" w:type="dxa"/>
            <w:tcBorders/>
            <w:tcMar/>
            <w:vAlign w:val="center"/>
          </w:tcPr>
          <w:p w14:paraId="1E4A4FD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3A7E8468"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Hora de inicio y de cierre de la atención</w:t>
            </w:r>
          </w:p>
        </w:tc>
      </w:tr>
    </w:tbl>
    <w:p xmlns:wp14="http://schemas.microsoft.com/office/word/2010/wordml" w14:paraId="4280F418" wp14:textId="77777777">
      <w:pPr>
        <w:pStyle w:val="Normal"/>
        <w:ind w:hanging="0"/>
        <w:jc w:val="star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xmlns:wp14="http://schemas.microsoft.com/office/word/2010/wordml" w14:paraId="4A9D51DE" wp14:textId="77777777">
      <w:pPr>
        <w:pStyle w:val="Caption"/>
        <w:keepNext w:val="true"/>
        <w:spacing w:before="240" w:after="0" w:line="480" w:lineRule="auto"/>
        <w:ind w:hanging="0"/>
        <w:jc w:val="start"/>
        <w:rPr>
          <w:rFonts w:ascii="Times New Roman" w:hAnsi="Times New Roman"/>
          <w:sz w:val="24"/>
          <w:szCs w:val="24"/>
        </w:rPr>
      </w:pPr>
      <w:bookmarkStart w:name="bm_Tabla_B2_diccionario" w:id="212"/>
      <w:bookmarkEnd w:id="212"/>
      <w:r>
        <w:rPr>
          <w:rFonts w:eastAsia="Times New Roman"/>
          <w:b/>
          <w:bCs/>
          <w:sz w:val="24"/>
          <w:szCs w:val="24"/>
        </w:rPr>
        <w:t>Tabla B.2</w:t>
      </w:r>
    </w:p>
    <w:p xmlns:wp14="http://schemas.microsoft.com/office/word/2010/wordml" w:rsidP="6BCAD749" w14:paraId="407440B2" wp14:textId="2D1A8C69">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Diccionario de datos - pacientes</w:t>
      </w:r>
    </w:p>
    <w:tbl>
      <w:tblPr>
        <w:tblStyle w:val="Tablaconcuadrcula"/>
        <w:tblW w:w="8554" w:type="dxa"/>
        <w:jc w:val="start"/>
        <w:tblInd w:w="713" w:type="dxa"/>
        <w:tblLayout w:type="fixed"/>
        <w:tblCellMar>
          <w:top w:w="30" w:type="dxa"/>
          <w:start w:w="120" w:type="dxa"/>
          <w:bottom w:w="30" w:type="dxa"/>
          <w:end w:w="120" w:type="dxa"/>
        </w:tblCellMar>
        <w:tblLook w:val="06A0" w:firstRow="1" w:lastRow="0" w:firstColumn="1" w:lastColumn="0" w:noHBand="1" w:noVBand="1"/>
      </w:tblPr>
      <w:tblGrid>
        <w:gridCol w:w="2500"/>
        <w:gridCol w:w="1498"/>
        <w:gridCol w:w="1899"/>
        <w:gridCol w:w="2657"/>
      </w:tblGrid>
      <w:tr xmlns:wp14="http://schemas.microsoft.com/office/word/2010/wordml" w:rsidTr="6C2EBA1A" w14:paraId="64F3EBD8" wp14:textId="77777777">
        <w:trPr>
          <w:trHeight w:val="315" w:hRule="atLeast"/>
          <w:cnfStyle w:val="100000000000" w:firstRow="1" w:lastRow="0" w:firstColumn="0" w:lastColumn="0" w:oddVBand="0" w:evenVBand="0" w:oddHBand="0" w:evenHBand="0" w:firstRowFirstColumn="0" w:firstRowLastColumn="0" w:lastRowFirstColumn="0" w:lastRowLastColumn="0"/>
        </w:trPr>
        <w:tc>
          <w:tcPr>
            <w:tcW w:w="2500" w:type="dxa"/>
            <w:tcBorders/>
            <w:tcMar/>
            <w:vAlign w:val="center"/>
          </w:tcPr>
          <w:p w14:paraId="6D6E9C4B"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Campo</w:t>
            </w:r>
          </w:p>
        </w:tc>
        <w:tc>
          <w:tcPr>
            <w:tcW w:w="1498" w:type="dxa"/>
            <w:tcBorders/>
            <w:tcMar/>
            <w:vAlign w:val="center"/>
          </w:tcPr>
          <w:p w14:paraId="4A008FDD"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Tipo</w:t>
            </w:r>
          </w:p>
        </w:tc>
        <w:tc>
          <w:tcPr>
            <w:tcW w:w="1899" w:type="dxa"/>
            <w:tcBorders/>
            <w:tcMar/>
            <w:vAlign w:val="center"/>
          </w:tcPr>
          <w:p w14:paraId="5F5C66AF"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Restricciones</w:t>
            </w:r>
          </w:p>
        </w:tc>
        <w:tc>
          <w:tcPr>
            <w:tcW w:w="2657" w:type="dxa"/>
            <w:tcBorders/>
            <w:tcMar/>
            <w:vAlign w:val="center"/>
          </w:tcPr>
          <w:p w14:paraId="30D9C2F4"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Descripción</w:t>
            </w:r>
          </w:p>
        </w:tc>
      </w:tr>
      <w:tr xmlns:wp14="http://schemas.microsoft.com/office/word/2010/wordml" w:rsidTr="6C2EBA1A" w14:paraId="5B4C365D" wp14:textId="77777777">
        <w:trPr>
          <w:trHeight w:val="315" w:hRule="atLeast"/>
        </w:trPr>
        <w:tc>
          <w:tcPr>
            <w:tcW w:w="8554" w:type="dxa"/>
            <w:gridSpan w:val="4"/>
            <w:tcBorders/>
            <w:tcMar/>
            <w:vAlign w:val="center"/>
          </w:tcPr>
          <w:p w:rsidP="6BCAD749" w14:paraId="03336619" wp14:textId="11E32A11">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val="1"/>
                <w:bCs w:val="1"/>
                <w:sz w:val="24"/>
                <w:szCs w:val="24"/>
                <w:lang w:eastAsia="en-US" w:bidi="ar-SA"/>
              </w:rPr>
              <w:t xml:space="preserve">patients - Datos personales, de contacto y clínicos básicos de cada paciente.</w:t>
            </w:r>
          </w:p>
        </w:tc>
      </w:tr>
      <w:tr xmlns:wp14="http://schemas.microsoft.com/office/word/2010/wordml" w:rsidTr="6C2EBA1A" w14:paraId="598E7BA9" wp14:textId="77777777">
        <w:trPr>
          <w:trHeight w:val="315" w:hRule="atLeast"/>
        </w:trPr>
        <w:tc>
          <w:tcPr>
            <w:tcW w:w="2500" w:type="dxa"/>
            <w:tcBorders/>
            <w:tcMar/>
            <w:vAlign w:val="center"/>
          </w:tcPr>
          <w:p w14:paraId="7E1D3BF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tcMar/>
            <w:vAlign w:val="center"/>
          </w:tcPr>
          <w:p w14:paraId="1890570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uuid</w:t>
            </w:r>
          </w:p>
        </w:tc>
        <w:tc>
          <w:tcPr>
            <w:tcW w:w="1899" w:type="dxa"/>
            <w:tcBorders/>
            <w:tcMar/>
            <w:vAlign w:val="center"/>
          </w:tcPr>
          <w:p w14:paraId="1DCEED2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7" w:type="dxa"/>
            <w:tcBorders/>
            <w:tcMar/>
            <w:vAlign w:val="center"/>
          </w:tcPr>
          <w:p w14:paraId="5889874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 del paciente</w:t>
            </w:r>
          </w:p>
        </w:tc>
      </w:tr>
      <w:tr xmlns:wp14="http://schemas.microsoft.com/office/word/2010/wordml" w:rsidTr="6C2EBA1A" w14:paraId="01982812" wp14:textId="77777777">
        <w:trPr>
          <w:trHeight w:val="315" w:hRule="atLeast"/>
        </w:trPr>
        <w:tc>
          <w:tcPr>
            <w:tcW w:w="2500" w:type="dxa"/>
            <w:tcBorders/>
            <w:tcMar/>
            <w:vAlign w:val="center"/>
          </w:tcPr>
          <w:p w14:paraId="3DD0695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tipo_documento, numero_documento</w:t>
            </w:r>
          </w:p>
        </w:tc>
        <w:tc>
          <w:tcPr>
            <w:tcW w:w="1498" w:type="dxa"/>
            <w:tcBorders/>
            <w:tcMar/>
            <w:vAlign w:val="center"/>
          </w:tcPr>
          <w:p w14:paraId="5F9517B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670ED93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 el número es único</w:t>
            </w:r>
          </w:p>
        </w:tc>
        <w:tc>
          <w:tcPr>
            <w:tcW w:w="2657" w:type="dxa"/>
            <w:tcBorders/>
            <w:tcMar/>
            <w:vAlign w:val="center"/>
          </w:tcPr>
          <w:p w14:paraId="25D3C07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Documento de identidad</w:t>
            </w:r>
          </w:p>
        </w:tc>
      </w:tr>
      <w:tr xmlns:wp14="http://schemas.microsoft.com/office/word/2010/wordml" w:rsidTr="6C2EBA1A" w14:paraId="2AAD1363" wp14:textId="77777777">
        <w:trPr>
          <w:trHeight w:val="315" w:hRule="atLeast"/>
        </w:trPr>
        <w:tc>
          <w:tcPr>
            <w:tcW w:w="2500" w:type="dxa"/>
            <w:tcBorders/>
            <w:tcMar/>
            <w:vAlign w:val="center"/>
          </w:tcPr>
          <w:p w14:paraId="29C7DE3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nombre, apellidos</w:t>
            </w:r>
          </w:p>
        </w:tc>
        <w:tc>
          <w:tcPr>
            <w:tcW w:w="1498" w:type="dxa"/>
            <w:tcBorders/>
            <w:tcMar/>
            <w:vAlign w:val="center"/>
          </w:tcPr>
          <w:p w14:paraId="7E00FD4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28863BB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6E600FA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Nombre completo</w:t>
            </w:r>
          </w:p>
        </w:tc>
      </w:tr>
      <w:tr xmlns:wp14="http://schemas.microsoft.com/office/word/2010/wordml" w:rsidTr="6C2EBA1A" w14:paraId="24ECE172" wp14:textId="77777777">
        <w:trPr>
          <w:trHeight w:val="315" w:hRule="atLeast"/>
        </w:trPr>
        <w:tc>
          <w:tcPr>
            <w:tcW w:w="2500" w:type="dxa"/>
            <w:tcBorders/>
            <w:tcMar/>
            <w:vAlign w:val="center"/>
          </w:tcPr>
          <w:p w14:paraId="07B77498"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fecha_nacimiento, edad, sexo</w:t>
            </w:r>
          </w:p>
        </w:tc>
        <w:tc>
          <w:tcPr>
            <w:tcW w:w="1498" w:type="dxa"/>
            <w:tcBorders/>
            <w:tcMar/>
            <w:vAlign w:val="center"/>
          </w:tcPr>
          <w:p w14:paraId="5AF0EED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date / text</w:t>
            </w:r>
          </w:p>
        </w:tc>
        <w:tc>
          <w:tcPr>
            <w:tcW w:w="1899" w:type="dxa"/>
            <w:tcBorders/>
            <w:tcMar/>
            <w:vAlign w:val="center"/>
          </w:tcPr>
          <w:p w14:paraId="4475AD1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78D663C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Datos demográficos; la edad se calcula a partir de la fecha de nacimiento</w:t>
            </w:r>
          </w:p>
        </w:tc>
      </w:tr>
      <w:tr xmlns:wp14="http://schemas.microsoft.com/office/word/2010/wordml" w:rsidTr="6C2EBA1A" w14:paraId="38AD3C04" wp14:textId="77777777">
        <w:trPr>
          <w:trHeight w:val="315" w:hRule="atLeast"/>
        </w:trPr>
        <w:tc>
          <w:tcPr>
            <w:tcW w:w="2500" w:type="dxa"/>
            <w:tcBorders/>
            <w:tcMar/>
            <w:vAlign w:val="center"/>
          </w:tcPr>
          <w:p w14:paraId="4875A81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direccion, telefono, celular, email</w:t>
            </w:r>
          </w:p>
        </w:tc>
        <w:tc>
          <w:tcPr>
            <w:tcW w:w="1498" w:type="dxa"/>
            <w:tcBorders/>
            <w:tcMar/>
            <w:vAlign w:val="center"/>
          </w:tcPr>
          <w:p w14:paraId="1916FAE8"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120C4E9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31C7A26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Datos de contacto; el celular se usa para los mensajes de WhatsApp</w:t>
            </w:r>
          </w:p>
        </w:tc>
      </w:tr>
      <w:tr xmlns:wp14="http://schemas.microsoft.com/office/word/2010/wordml" w:rsidTr="6C2EBA1A" w14:paraId="271E4E99" wp14:textId="77777777">
        <w:trPr>
          <w:trHeight w:val="315" w:hRule="atLeast"/>
        </w:trPr>
        <w:tc>
          <w:tcPr>
            <w:tcW w:w="2500" w:type="dxa"/>
            <w:tcBorders/>
            <w:tcMar/>
            <w:vAlign w:val="center"/>
          </w:tcPr>
          <w:p w14:paraId="6D3C1FA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ocupacion, eps, tipo_sangre</w:t>
            </w:r>
          </w:p>
        </w:tc>
        <w:tc>
          <w:tcPr>
            <w:tcW w:w="1498" w:type="dxa"/>
            <w:tcBorders/>
            <w:tcMar/>
            <w:vAlign w:val="center"/>
          </w:tcPr>
          <w:p w14:paraId="319127C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42AFC42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041C3B8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Datos complementarios</w:t>
            </w:r>
          </w:p>
        </w:tc>
      </w:tr>
      <w:tr xmlns:wp14="http://schemas.microsoft.com/office/word/2010/wordml" w:rsidTr="6C2EBA1A" w14:paraId="0352034C" wp14:textId="77777777">
        <w:trPr>
          <w:trHeight w:val="315" w:hRule="atLeast"/>
        </w:trPr>
        <w:tc>
          <w:tcPr>
            <w:tcW w:w="2500" w:type="dxa"/>
            <w:tcBorders/>
            <w:tcMar/>
            <w:vAlign w:val="center"/>
          </w:tcPr>
          <w:p w14:paraId="06CDB72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alergias, medicamentos</w:t>
            </w:r>
          </w:p>
        </w:tc>
        <w:tc>
          <w:tcPr>
            <w:tcW w:w="1498" w:type="dxa"/>
            <w:tcBorders/>
            <w:tcMar/>
            <w:vAlign w:val="center"/>
          </w:tcPr>
          <w:p w14:paraId="5DA3652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271CA72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38562E4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Antecedentes que se consultan antes de cada atención</w:t>
            </w:r>
          </w:p>
        </w:tc>
      </w:tr>
      <w:tr xmlns:wp14="http://schemas.microsoft.com/office/word/2010/wordml" w:rsidTr="6C2EBA1A" w14:paraId="062F0FEA" wp14:textId="77777777">
        <w:trPr>
          <w:trHeight w:val="315" w:hRule="atLeast"/>
        </w:trPr>
        <w:tc>
          <w:tcPr>
            <w:tcW w:w="2500" w:type="dxa"/>
            <w:tcBorders/>
            <w:tcMar/>
            <w:vAlign w:val="center"/>
          </w:tcPr>
          <w:p w14:paraId="25F9AC0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acudiente_nombre, acudiente_parentesco, acudiente_celular, acudiente_direccion</w:t>
            </w:r>
          </w:p>
        </w:tc>
        <w:tc>
          <w:tcPr>
            <w:tcW w:w="1498" w:type="dxa"/>
            <w:tcBorders/>
            <w:tcMar/>
            <w:vAlign w:val="center"/>
          </w:tcPr>
          <w:p w14:paraId="63D2546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75FBE42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0D03EA9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Datos del acudiente, para pacientes menores de edad</w:t>
            </w:r>
          </w:p>
        </w:tc>
      </w:tr>
      <w:tr xmlns:wp14="http://schemas.microsoft.com/office/word/2010/wordml" w:rsidTr="6C2EBA1A" w14:paraId="7969520E" wp14:textId="77777777">
        <w:trPr>
          <w:trHeight w:val="315" w:hRule="atLeast"/>
        </w:trPr>
        <w:tc>
          <w:tcPr>
            <w:tcW w:w="2500" w:type="dxa"/>
            <w:tcBorders/>
            <w:tcMar/>
            <w:vAlign w:val="center"/>
          </w:tcPr>
          <w:p w14:paraId="532F36A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autorizacion_datos</w:t>
            </w:r>
          </w:p>
        </w:tc>
        <w:tc>
          <w:tcPr>
            <w:tcW w:w="1498" w:type="dxa"/>
            <w:tcBorders/>
            <w:tcMar/>
            <w:vAlign w:val="center"/>
          </w:tcPr>
          <w:p w14:paraId="1A90736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boolean</w:t>
            </w:r>
          </w:p>
        </w:tc>
        <w:tc>
          <w:tcPr>
            <w:tcW w:w="1899" w:type="dxa"/>
            <w:tcBorders/>
            <w:tcMar/>
            <w:vAlign w:val="center"/>
          </w:tcPr>
          <w:p w14:paraId="6EB10D9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4B8ED5F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Aceptación del aviso de tratamiento de datos personales</w:t>
            </w:r>
          </w:p>
        </w:tc>
      </w:tr>
      <w:tr xmlns:wp14="http://schemas.microsoft.com/office/word/2010/wordml" w:rsidTr="6C2EBA1A" w14:paraId="338BE42B" wp14:textId="77777777">
        <w:trPr>
          <w:trHeight w:val="315" w:hRule="atLeast"/>
        </w:trPr>
        <w:tc>
          <w:tcPr>
            <w:tcW w:w="2500" w:type="dxa"/>
            <w:tcBorders/>
            <w:tcMar/>
            <w:vAlign w:val="center"/>
          </w:tcPr>
          <w:p w14:paraId="07641B6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autorizacion_datos_fecha</w:t>
            </w:r>
          </w:p>
        </w:tc>
        <w:tc>
          <w:tcPr>
            <w:tcW w:w="1498" w:type="dxa"/>
            <w:tcBorders/>
            <w:tcMar/>
            <w:vAlign w:val="center"/>
          </w:tcPr>
          <w:p w14:paraId="50B9164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timestamptz</w:t>
            </w:r>
          </w:p>
        </w:tc>
        <w:tc>
          <w:tcPr>
            <w:tcW w:w="1899" w:type="dxa"/>
            <w:tcBorders/>
            <w:tcMar/>
            <w:vAlign w:val="center"/>
          </w:tcPr>
          <w:p w14:paraId="2D3F0BE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392A9DF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Fecha y hora de la autorización</w:t>
            </w:r>
          </w:p>
        </w:tc>
      </w:tr>
      <w:tr xmlns:wp14="http://schemas.microsoft.com/office/word/2010/wordml" w:rsidTr="6C2EBA1A" w14:paraId="253C3B59" wp14:textId="77777777">
        <w:trPr>
          <w:trHeight w:val="315" w:hRule="atLeast"/>
        </w:trPr>
        <w:tc>
          <w:tcPr>
            <w:tcW w:w="2500" w:type="dxa"/>
            <w:tcBorders/>
            <w:tcMar/>
            <w:vAlign w:val="center"/>
          </w:tcPr>
          <w:p w14:paraId="11D37FE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autorizacion_datos_medio</w:t>
            </w:r>
          </w:p>
        </w:tc>
        <w:tc>
          <w:tcPr>
            <w:tcW w:w="1498" w:type="dxa"/>
            <w:tcBorders/>
            <w:tcMar/>
            <w:vAlign w:val="center"/>
          </w:tcPr>
          <w:p w14:paraId="761ED26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75CF431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656DC8C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Medio por el que se otorgó: Presencial, WhatsApp, Email, Teléfono u Otro</w:t>
            </w:r>
          </w:p>
        </w:tc>
      </w:tr>
      <w:tr xmlns:wp14="http://schemas.microsoft.com/office/word/2010/wordml" w:rsidTr="6C2EBA1A" w14:paraId="15FEA41A" wp14:textId="77777777">
        <w:trPr>
          <w:trHeight w:val="315" w:hRule="atLeast"/>
        </w:trPr>
        <w:tc>
          <w:tcPr>
            <w:tcW w:w="2500" w:type="dxa"/>
            <w:tcBorders/>
            <w:tcMar/>
            <w:vAlign w:val="center"/>
          </w:tcPr>
          <w:p w14:paraId="6D202B1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activo</w:t>
            </w:r>
          </w:p>
        </w:tc>
        <w:tc>
          <w:tcPr>
            <w:tcW w:w="1498" w:type="dxa"/>
            <w:tcBorders/>
            <w:tcMar/>
            <w:vAlign w:val="center"/>
          </w:tcPr>
          <w:p w14:paraId="048E784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boolean</w:t>
            </w:r>
          </w:p>
        </w:tc>
        <w:tc>
          <w:tcPr>
            <w:tcW w:w="1899" w:type="dxa"/>
            <w:tcBorders/>
            <w:tcMar/>
            <w:vAlign w:val="center"/>
          </w:tcPr>
          <w:p w14:paraId="1DA8BE8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13E866E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Permite inactivar al paciente sin eliminar su información</w:t>
            </w:r>
          </w:p>
        </w:tc>
      </w:tr>
      <w:tr xmlns:wp14="http://schemas.microsoft.com/office/word/2010/wordml" w:rsidTr="6C2EBA1A" w14:paraId="465297EC" wp14:textId="77777777">
        <w:trPr>
          <w:trHeight w:val="315" w:hRule="atLeast"/>
        </w:trPr>
        <w:tc>
          <w:tcPr>
            <w:tcW w:w="8554" w:type="dxa"/>
            <w:gridSpan w:val="4"/>
            <w:tcBorders/>
            <w:tcMar/>
            <w:vAlign w:val="center"/>
          </w:tcPr>
          <w:p w:rsidP="6BCAD749" w14:paraId="6DDB709B" wp14:textId="2BE6DDB9">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val="1"/>
                <w:bCs w:val="1"/>
                <w:sz w:val="24"/>
                <w:szCs w:val="24"/>
                <w:lang w:eastAsia="en-US" w:bidi="ar-SA"/>
              </w:rPr>
              <w:t xml:space="preserve">data_rectification_requests - Solicitudes de consulta o rectificación de datos personales presentadas por los pacientes (Ley 1581 de 2012).</w:t>
            </w:r>
          </w:p>
        </w:tc>
      </w:tr>
      <w:tr xmlns:wp14="http://schemas.microsoft.com/office/word/2010/wordml" w:rsidTr="6C2EBA1A" w14:paraId="49A4DC4C" wp14:textId="77777777">
        <w:trPr>
          <w:trHeight w:val="315" w:hRule="atLeast"/>
        </w:trPr>
        <w:tc>
          <w:tcPr>
            <w:tcW w:w="2500" w:type="dxa"/>
            <w:tcBorders/>
            <w:tcMar/>
            <w:vAlign w:val="center"/>
          </w:tcPr>
          <w:p w14:paraId="07C959C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tcMar/>
            <w:vAlign w:val="center"/>
          </w:tcPr>
          <w:p w14:paraId="609F71A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6C824C0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7" w:type="dxa"/>
            <w:tcBorders/>
            <w:tcMar/>
            <w:vAlign w:val="center"/>
          </w:tcPr>
          <w:p w14:paraId="3454FEA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w:t>
            </w:r>
          </w:p>
        </w:tc>
      </w:tr>
      <w:tr xmlns:wp14="http://schemas.microsoft.com/office/word/2010/wordml" w:rsidTr="6C2EBA1A" w14:paraId="7D7A3448" wp14:textId="77777777">
        <w:trPr>
          <w:trHeight w:val="315" w:hRule="atLeast"/>
        </w:trPr>
        <w:tc>
          <w:tcPr>
            <w:tcW w:w="2500" w:type="dxa"/>
            <w:tcBorders/>
            <w:tcMar/>
            <w:vAlign w:val="center"/>
          </w:tcPr>
          <w:p w14:paraId="6445DDE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patient_id</w:t>
            </w:r>
          </w:p>
        </w:tc>
        <w:tc>
          <w:tcPr>
            <w:tcW w:w="1498" w:type="dxa"/>
            <w:tcBorders/>
            <w:tcMar/>
            <w:vAlign w:val="center"/>
          </w:tcPr>
          <w:p w14:paraId="0B8B732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uuid</w:t>
            </w:r>
          </w:p>
        </w:tc>
        <w:tc>
          <w:tcPr>
            <w:tcW w:w="1899" w:type="dxa"/>
            <w:tcBorders/>
            <w:tcMar/>
            <w:vAlign w:val="center"/>
          </w:tcPr>
          <w:p w14:paraId="26B1F82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(patients), obligatorio</w:t>
            </w:r>
          </w:p>
        </w:tc>
        <w:tc>
          <w:tcPr>
            <w:tcW w:w="2657" w:type="dxa"/>
            <w:tcBorders/>
            <w:tcMar/>
            <w:vAlign w:val="center"/>
          </w:tcPr>
          <w:p w14:paraId="4FF9234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Paciente que presenta la solicitud</w:t>
            </w:r>
          </w:p>
        </w:tc>
      </w:tr>
      <w:tr xmlns:wp14="http://schemas.microsoft.com/office/word/2010/wordml" w:rsidTr="6C2EBA1A" w14:paraId="550A6660" wp14:textId="77777777">
        <w:trPr>
          <w:trHeight w:val="315" w:hRule="atLeast"/>
        </w:trPr>
        <w:tc>
          <w:tcPr>
            <w:tcW w:w="2500" w:type="dxa"/>
            <w:tcBorders/>
            <w:tcMar/>
            <w:vAlign w:val="center"/>
          </w:tcPr>
          <w:p w14:paraId="1715EC8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request_type</w:t>
            </w:r>
          </w:p>
        </w:tc>
        <w:tc>
          <w:tcPr>
            <w:tcW w:w="1498" w:type="dxa"/>
            <w:tcBorders/>
            <w:tcMar/>
            <w:vAlign w:val="center"/>
          </w:tcPr>
          <w:p w14:paraId="4491FDF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6DE20FE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094E232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Tipo de solicitud: consulta o rectificación</w:t>
            </w:r>
          </w:p>
        </w:tc>
      </w:tr>
      <w:tr xmlns:wp14="http://schemas.microsoft.com/office/word/2010/wordml" w:rsidTr="6C2EBA1A" w14:paraId="132C2CEC" wp14:textId="77777777">
        <w:trPr>
          <w:trHeight w:val="315" w:hRule="atLeast"/>
        </w:trPr>
        <w:tc>
          <w:tcPr>
            <w:tcW w:w="2500" w:type="dxa"/>
            <w:tcBorders/>
            <w:tcMar/>
            <w:vAlign w:val="center"/>
          </w:tcPr>
          <w:p w14:paraId="0E6FDF7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description</w:t>
            </w:r>
          </w:p>
        </w:tc>
        <w:tc>
          <w:tcPr>
            <w:tcW w:w="1498" w:type="dxa"/>
            <w:tcBorders/>
            <w:tcMar/>
            <w:vAlign w:val="center"/>
          </w:tcPr>
          <w:p w14:paraId="1C75563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5F7B5A1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54729C1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Detalle de lo solicitado</w:t>
            </w:r>
          </w:p>
        </w:tc>
      </w:tr>
      <w:tr xmlns:wp14="http://schemas.microsoft.com/office/word/2010/wordml" w:rsidTr="6C2EBA1A" w14:paraId="0626CC8A" wp14:textId="77777777">
        <w:trPr>
          <w:trHeight w:val="315" w:hRule="atLeast"/>
        </w:trPr>
        <w:tc>
          <w:tcPr>
            <w:tcW w:w="2500" w:type="dxa"/>
            <w:tcBorders/>
            <w:tcMar/>
            <w:vAlign w:val="center"/>
          </w:tcPr>
          <w:p w14:paraId="1FE02DE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status</w:t>
            </w:r>
          </w:p>
        </w:tc>
        <w:tc>
          <w:tcPr>
            <w:tcW w:w="1498" w:type="dxa"/>
            <w:tcBorders/>
            <w:tcMar/>
            <w:vAlign w:val="center"/>
          </w:tcPr>
          <w:p w14:paraId="1ABFDA7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4795C7E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5ABC18F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Estado del trámite</w:t>
            </w:r>
          </w:p>
        </w:tc>
      </w:tr>
      <w:tr xmlns:wp14="http://schemas.microsoft.com/office/word/2010/wordml" w:rsidTr="6C2EBA1A" w14:paraId="5BC1CF6B" wp14:textId="77777777">
        <w:trPr>
          <w:trHeight w:val="315" w:hRule="atLeast"/>
        </w:trPr>
        <w:tc>
          <w:tcPr>
            <w:tcW w:w="2500" w:type="dxa"/>
            <w:tcBorders/>
            <w:tcMar/>
            <w:vAlign w:val="center"/>
          </w:tcPr>
          <w:p w14:paraId="608C5F3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resolution_notes, resolved_at</w:t>
            </w:r>
          </w:p>
        </w:tc>
        <w:tc>
          <w:tcPr>
            <w:tcW w:w="1498" w:type="dxa"/>
            <w:tcBorders/>
            <w:tcMar/>
            <w:vAlign w:val="center"/>
          </w:tcPr>
          <w:p w14:paraId="0DB8146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 / timestamptz</w:t>
            </w:r>
          </w:p>
        </w:tc>
        <w:tc>
          <w:tcPr>
            <w:tcW w:w="1899" w:type="dxa"/>
            <w:tcBorders/>
            <w:tcMar/>
            <w:vAlign w:val="center"/>
          </w:tcPr>
          <w:p w14:paraId="3CB648E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7393DB2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Respuesta dada y fecha en que se resolvió</w:t>
            </w:r>
          </w:p>
        </w:tc>
      </w:tr>
    </w:tbl>
    <w:p xmlns:wp14="http://schemas.microsoft.com/office/word/2010/wordml" w14:paraId="0F62DC7B" wp14:textId="77777777">
      <w:pPr>
        <w:pStyle w:val="Normal"/>
        <w:ind w:hanging="0"/>
        <w:jc w:val="star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xmlns:wp14="http://schemas.microsoft.com/office/word/2010/wordml" w14:paraId="016659FE" wp14:textId="77777777">
      <w:pPr>
        <w:pStyle w:val="Caption"/>
        <w:keepNext w:val="true"/>
        <w:spacing w:before="240" w:after="0" w:line="480" w:lineRule="auto"/>
        <w:ind w:hanging="0"/>
        <w:jc w:val="start"/>
        <w:rPr>
          <w:rFonts w:ascii="Times New Roman" w:hAnsi="Times New Roman"/>
          <w:sz w:val="24"/>
          <w:szCs w:val="24"/>
        </w:rPr>
      </w:pPr>
      <w:bookmarkStart w:name="bm_Tabla_B3_diccionario" w:id="213"/>
      <w:bookmarkEnd w:id="213"/>
      <w:r>
        <w:rPr>
          <w:rFonts w:eastAsia="Times New Roman"/>
          <w:b/>
          <w:bCs/>
          <w:sz w:val="24"/>
          <w:szCs w:val="24"/>
        </w:rPr>
        <w:t>Tabla B.3</w:t>
      </w:r>
    </w:p>
    <w:p xmlns:wp14="http://schemas.microsoft.com/office/word/2010/wordml" w:rsidP="6BCAD749" w14:paraId="3FBD2381" wp14:textId="0965910A">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Diccionario de datos - historia clínica</w:t>
      </w:r>
    </w:p>
    <w:tbl>
      <w:tblPr>
        <w:tblStyle w:val="Tablaconcuadrcula"/>
        <w:tblW w:w="8554" w:type="dxa"/>
        <w:jc w:val="start"/>
        <w:tblInd w:w="713" w:type="dxa"/>
        <w:tblLayout w:type="fixed"/>
        <w:tblCellMar>
          <w:top w:w="30" w:type="dxa"/>
          <w:start w:w="120" w:type="dxa"/>
          <w:bottom w:w="30" w:type="dxa"/>
          <w:end w:w="120" w:type="dxa"/>
        </w:tblCellMar>
        <w:tblLook w:val="06A0" w:firstRow="1" w:lastRow="0" w:firstColumn="1" w:lastColumn="0" w:noHBand="1" w:noVBand="1"/>
      </w:tblPr>
      <w:tblGrid>
        <w:gridCol w:w="2500"/>
        <w:gridCol w:w="1498"/>
        <w:gridCol w:w="1899"/>
        <w:gridCol w:w="2657"/>
      </w:tblGrid>
      <w:tr xmlns:wp14="http://schemas.microsoft.com/office/word/2010/wordml" w:rsidTr="6C2EBA1A" w14:paraId="2694805E" wp14:textId="77777777">
        <w:trPr>
          <w:trHeight w:val="315" w:hRule="atLeast"/>
          <w:cnfStyle w:val="100000000000" w:firstRow="1" w:lastRow="0" w:firstColumn="0" w:lastColumn="0" w:oddVBand="0" w:evenVBand="0" w:oddHBand="0" w:evenHBand="0" w:firstRowFirstColumn="0" w:firstRowLastColumn="0" w:lastRowFirstColumn="0" w:lastRowLastColumn="0"/>
        </w:trPr>
        <w:tc>
          <w:tcPr>
            <w:tcW w:w="2500" w:type="dxa"/>
            <w:tcBorders/>
            <w:tcMar/>
            <w:vAlign w:val="center"/>
          </w:tcPr>
          <w:p w14:paraId="511B13FA"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Campo</w:t>
            </w:r>
          </w:p>
        </w:tc>
        <w:tc>
          <w:tcPr>
            <w:tcW w:w="1498" w:type="dxa"/>
            <w:tcBorders/>
            <w:tcMar/>
            <w:vAlign w:val="center"/>
          </w:tcPr>
          <w:p w14:paraId="125D1B64"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Tipo</w:t>
            </w:r>
          </w:p>
        </w:tc>
        <w:tc>
          <w:tcPr>
            <w:tcW w:w="1899" w:type="dxa"/>
            <w:tcBorders/>
            <w:tcMar/>
            <w:vAlign w:val="center"/>
          </w:tcPr>
          <w:p w14:paraId="0BC0CCE3"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Restricciones</w:t>
            </w:r>
          </w:p>
        </w:tc>
        <w:tc>
          <w:tcPr>
            <w:tcW w:w="2657" w:type="dxa"/>
            <w:tcBorders/>
            <w:tcMar/>
            <w:vAlign w:val="center"/>
          </w:tcPr>
          <w:p w14:paraId="5F1C53B6"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Descripción</w:t>
            </w:r>
          </w:p>
        </w:tc>
      </w:tr>
      <w:tr xmlns:wp14="http://schemas.microsoft.com/office/word/2010/wordml" w:rsidTr="6C2EBA1A" w14:paraId="25865437" wp14:textId="77777777">
        <w:trPr>
          <w:trHeight w:val="315" w:hRule="atLeast"/>
        </w:trPr>
        <w:tc>
          <w:tcPr>
            <w:tcW w:w="8554" w:type="dxa"/>
            <w:gridSpan w:val="4"/>
            <w:tcBorders/>
            <w:tcMar/>
            <w:vAlign w:val="center"/>
          </w:tcPr>
          <w:p w:rsidP="6BCAD749" w14:paraId="2EEFC608" wp14:textId="7DFC7B9C">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val="1"/>
                <w:bCs w:val="1"/>
                <w:sz w:val="24"/>
                <w:szCs w:val="24"/>
                <w:lang w:eastAsia="en-US" w:bidi="ar-SA"/>
              </w:rPr>
              <w:t xml:space="preserve">clinical_histories - Cada registro corresponde a una atención clínica del paciente.</w:t>
            </w:r>
          </w:p>
        </w:tc>
      </w:tr>
      <w:tr xmlns:wp14="http://schemas.microsoft.com/office/word/2010/wordml" w:rsidTr="6C2EBA1A" w14:paraId="06127D16" wp14:textId="77777777">
        <w:trPr>
          <w:trHeight w:val="315" w:hRule="atLeast"/>
        </w:trPr>
        <w:tc>
          <w:tcPr>
            <w:tcW w:w="2500" w:type="dxa"/>
            <w:tcBorders/>
            <w:tcMar/>
            <w:vAlign w:val="center"/>
          </w:tcPr>
          <w:p w14:paraId="395C73C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tcMar/>
            <w:vAlign w:val="center"/>
          </w:tcPr>
          <w:p w14:paraId="1DA95D1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39432FD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7" w:type="dxa"/>
            <w:tcBorders/>
            <w:tcMar/>
            <w:vAlign w:val="center"/>
          </w:tcPr>
          <w:p w14:paraId="1CF9872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 de la atención</w:t>
            </w:r>
          </w:p>
        </w:tc>
      </w:tr>
      <w:tr xmlns:wp14="http://schemas.microsoft.com/office/word/2010/wordml" w:rsidTr="6C2EBA1A" w14:paraId="4E47FC70" wp14:textId="77777777">
        <w:trPr>
          <w:trHeight w:val="315" w:hRule="atLeast"/>
        </w:trPr>
        <w:tc>
          <w:tcPr>
            <w:tcW w:w="2500" w:type="dxa"/>
            <w:tcBorders/>
            <w:tcMar/>
            <w:vAlign w:val="center"/>
          </w:tcPr>
          <w:p w14:paraId="20E30CE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patient_id</w:t>
            </w:r>
          </w:p>
        </w:tc>
        <w:tc>
          <w:tcPr>
            <w:tcW w:w="1498" w:type="dxa"/>
            <w:tcBorders/>
            <w:tcMar/>
            <w:vAlign w:val="center"/>
          </w:tcPr>
          <w:p w14:paraId="717FA0A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uuid</w:t>
            </w:r>
          </w:p>
        </w:tc>
        <w:tc>
          <w:tcPr>
            <w:tcW w:w="1899" w:type="dxa"/>
            <w:tcBorders/>
            <w:tcMar/>
            <w:vAlign w:val="center"/>
          </w:tcPr>
          <w:p w14:paraId="75C97CE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(patients), obligatorio</w:t>
            </w:r>
          </w:p>
        </w:tc>
        <w:tc>
          <w:tcPr>
            <w:tcW w:w="2657" w:type="dxa"/>
            <w:tcBorders/>
            <w:tcMar/>
            <w:vAlign w:val="center"/>
          </w:tcPr>
          <w:p w14:paraId="1DF1DF7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Paciente atendido</w:t>
            </w:r>
          </w:p>
        </w:tc>
      </w:tr>
      <w:tr xmlns:wp14="http://schemas.microsoft.com/office/word/2010/wordml" w:rsidTr="6C2EBA1A" w14:paraId="309925A5" wp14:textId="77777777">
        <w:trPr>
          <w:trHeight w:val="315" w:hRule="atLeast"/>
        </w:trPr>
        <w:tc>
          <w:tcPr>
            <w:tcW w:w="2500" w:type="dxa"/>
            <w:tcBorders/>
            <w:tcMar/>
            <w:vAlign w:val="center"/>
          </w:tcPr>
          <w:p w14:paraId="5015D46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doctor, medio_remision</w:t>
            </w:r>
          </w:p>
        </w:tc>
        <w:tc>
          <w:tcPr>
            <w:tcW w:w="1498" w:type="dxa"/>
            <w:tcBorders/>
            <w:tcMar/>
            <w:vAlign w:val="center"/>
          </w:tcPr>
          <w:p w14:paraId="3C1E7CD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0C178E9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0EFEB25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Profesional que atiende y medio por el que llegó el paciente</w:t>
            </w:r>
          </w:p>
        </w:tc>
      </w:tr>
      <w:tr xmlns:wp14="http://schemas.microsoft.com/office/word/2010/wordml" w:rsidTr="6C2EBA1A" w14:paraId="55CEC6A1" wp14:textId="77777777">
        <w:trPr>
          <w:trHeight w:val="315" w:hRule="atLeast"/>
        </w:trPr>
        <w:tc>
          <w:tcPr>
            <w:tcW w:w="2500" w:type="dxa"/>
            <w:tcBorders/>
            <w:tcMar/>
            <w:vAlign w:val="center"/>
          </w:tcPr>
          <w:p w14:paraId="34E46F0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fecha</w:t>
            </w:r>
          </w:p>
        </w:tc>
        <w:tc>
          <w:tcPr>
            <w:tcW w:w="1498" w:type="dxa"/>
            <w:tcBorders/>
            <w:tcMar/>
            <w:vAlign w:val="center"/>
          </w:tcPr>
          <w:p w14:paraId="79056C4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timestamptz</w:t>
            </w:r>
          </w:p>
        </w:tc>
        <w:tc>
          <w:tcPr>
            <w:tcW w:w="1899" w:type="dxa"/>
            <w:tcBorders/>
            <w:tcMar/>
            <w:vAlign w:val="center"/>
          </w:tcPr>
          <w:p w14:paraId="745CFE1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6BE38DB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Fecha y hora de la atención</w:t>
            </w:r>
          </w:p>
        </w:tc>
      </w:tr>
      <w:tr xmlns:wp14="http://schemas.microsoft.com/office/word/2010/wordml" w:rsidTr="6C2EBA1A" w14:paraId="63E92919" wp14:textId="77777777">
        <w:trPr>
          <w:trHeight w:val="315" w:hRule="atLeast"/>
        </w:trPr>
        <w:tc>
          <w:tcPr>
            <w:tcW w:w="2500" w:type="dxa"/>
            <w:tcBorders/>
            <w:tcMar/>
            <w:vAlign w:val="center"/>
          </w:tcPr>
          <w:p w14:paraId="7FD6888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motivo_consulta</w:t>
            </w:r>
          </w:p>
        </w:tc>
        <w:tc>
          <w:tcPr>
            <w:tcW w:w="1498" w:type="dxa"/>
            <w:tcBorders/>
            <w:tcMar/>
            <w:vAlign w:val="center"/>
          </w:tcPr>
          <w:p w14:paraId="25394F1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397FCDF8"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11840B2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Motivo de la consulta</w:t>
            </w:r>
          </w:p>
        </w:tc>
      </w:tr>
      <w:tr xmlns:wp14="http://schemas.microsoft.com/office/word/2010/wordml" w:rsidTr="6C2EBA1A" w14:paraId="3740FDD7" wp14:textId="77777777">
        <w:trPr>
          <w:trHeight w:val="315" w:hRule="atLeast"/>
        </w:trPr>
        <w:tc>
          <w:tcPr>
            <w:tcW w:w="2500" w:type="dxa"/>
            <w:tcBorders/>
            <w:tcMar/>
            <w:vAlign w:val="center"/>
          </w:tcPr>
          <w:p w14:paraId="763243D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history_data</w:t>
            </w:r>
          </w:p>
        </w:tc>
        <w:tc>
          <w:tcPr>
            <w:tcW w:w="1498" w:type="dxa"/>
            <w:tcBorders/>
            <w:tcMar/>
            <w:vAlign w:val="center"/>
          </w:tcPr>
          <w:p w14:paraId="05A1635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jsonb</w:t>
            </w:r>
          </w:p>
        </w:tc>
        <w:tc>
          <w:tcPr>
            <w:tcW w:w="1899" w:type="dxa"/>
            <w:tcBorders/>
            <w:tcMar/>
            <w:vAlign w:val="center"/>
          </w:tcPr>
          <w:p w14:paraId="172C7C4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79778FB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Anamnesis, examen, diagnóstico, procedimiento y evolución de la atención</w:t>
            </w:r>
          </w:p>
        </w:tc>
      </w:tr>
      <w:tr xmlns:wp14="http://schemas.microsoft.com/office/word/2010/wordml" w:rsidTr="6C2EBA1A" w14:paraId="58AC6D3A" wp14:textId="77777777">
        <w:trPr>
          <w:trHeight w:val="315" w:hRule="atLeast"/>
        </w:trPr>
        <w:tc>
          <w:tcPr>
            <w:tcW w:w="2500" w:type="dxa"/>
            <w:tcBorders/>
            <w:tcMar/>
            <w:vAlign w:val="center"/>
          </w:tcPr>
          <w:p w14:paraId="4EB792A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odontograma</w:t>
            </w:r>
          </w:p>
        </w:tc>
        <w:tc>
          <w:tcPr>
            <w:tcW w:w="1498" w:type="dxa"/>
            <w:tcBorders/>
            <w:tcMar/>
            <w:vAlign w:val="center"/>
          </w:tcPr>
          <w:p w14:paraId="4147A20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jsonb</w:t>
            </w:r>
          </w:p>
        </w:tc>
        <w:tc>
          <w:tcPr>
            <w:tcW w:w="1899" w:type="dxa"/>
            <w:tcBorders/>
            <w:tcMar/>
            <w:vAlign w:val="center"/>
          </w:tcPr>
          <w:p w14:paraId="3C0395D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6C89F28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Estado de cada diente registrado en la atención</w:t>
            </w:r>
          </w:p>
        </w:tc>
      </w:tr>
      <w:tr xmlns:wp14="http://schemas.microsoft.com/office/word/2010/wordml" w:rsidTr="6C2EBA1A" w14:paraId="71DA21E8" wp14:textId="77777777">
        <w:trPr>
          <w:trHeight w:val="315" w:hRule="atLeast"/>
        </w:trPr>
        <w:tc>
          <w:tcPr>
            <w:tcW w:w="2500" w:type="dxa"/>
            <w:tcBorders/>
            <w:tcMar/>
            <w:vAlign w:val="center"/>
          </w:tcPr>
          <w:p w14:paraId="60D03F6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anulada, motivo_anulacion, anulada_por, anulada_at</w:t>
            </w:r>
          </w:p>
        </w:tc>
        <w:tc>
          <w:tcPr>
            <w:tcW w:w="1498" w:type="dxa"/>
            <w:tcBorders/>
            <w:tcMar/>
            <w:vAlign w:val="center"/>
          </w:tcPr>
          <w:p w14:paraId="3EC431D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boolean / text / uuid / timestamptz</w:t>
            </w:r>
          </w:p>
        </w:tc>
        <w:tc>
          <w:tcPr>
            <w:tcW w:w="1899" w:type="dxa"/>
            <w:tcBorders/>
            <w:tcMar/>
            <w:vAlign w:val="center"/>
          </w:tcPr>
          <w:p w14:paraId="759E7BF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anulada_por: FK (auth.users)</w:t>
            </w:r>
          </w:p>
        </w:tc>
        <w:tc>
          <w:tcPr>
            <w:tcW w:w="2657" w:type="dxa"/>
            <w:tcBorders/>
            <w:tcMar/>
            <w:vAlign w:val="center"/>
          </w:tcPr>
          <w:p w14:paraId="309A6F7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Anulación de la atención: motivo, usuario y fecha; el registro no se elimina</w:t>
            </w:r>
          </w:p>
        </w:tc>
      </w:tr>
      <w:tr xmlns:wp14="http://schemas.microsoft.com/office/word/2010/wordml" w:rsidTr="6C2EBA1A" w14:paraId="393978B6" wp14:textId="77777777">
        <w:trPr>
          <w:trHeight w:val="315" w:hRule="atLeast"/>
        </w:trPr>
        <w:tc>
          <w:tcPr>
            <w:tcW w:w="8554" w:type="dxa"/>
            <w:gridSpan w:val="4"/>
            <w:tcBorders/>
            <w:tcMar/>
            <w:vAlign w:val="center"/>
          </w:tcPr>
          <w:p w:rsidP="6BCAD749" w14:paraId="5712AE99" wp14:textId="6BD763C1">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val="1"/>
                <w:bCs w:val="1"/>
                <w:sz w:val="24"/>
                <w:szCs w:val="24"/>
                <w:lang w:eastAsia="en-US" w:bidi="ar-SA"/>
              </w:rPr>
              <w:t xml:space="preserve">radiographies - Archivos de radiografías del paciente, guardados en el almacenamiento de Supabase.</w:t>
            </w:r>
          </w:p>
        </w:tc>
      </w:tr>
      <w:tr xmlns:wp14="http://schemas.microsoft.com/office/word/2010/wordml" w:rsidTr="6C2EBA1A" w14:paraId="53DFA811" wp14:textId="77777777">
        <w:trPr>
          <w:trHeight w:val="315" w:hRule="atLeast"/>
        </w:trPr>
        <w:tc>
          <w:tcPr>
            <w:tcW w:w="2500" w:type="dxa"/>
            <w:tcBorders/>
            <w:tcMar/>
            <w:vAlign w:val="center"/>
          </w:tcPr>
          <w:p w14:paraId="6B71B9F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tcMar/>
            <w:vAlign w:val="center"/>
          </w:tcPr>
          <w:p w14:paraId="1585947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integer</w:t>
            </w:r>
          </w:p>
        </w:tc>
        <w:tc>
          <w:tcPr>
            <w:tcW w:w="1899" w:type="dxa"/>
            <w:tcBorders/>
            <w:tcMar/>
            <w:vAlign w:val="center"/>
          </w:tcPr>
          <w:p w14:paraId="4CAB3ED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7" w:type="dxa"/>
            <w:tcBorders/>
            <w:tcMar/>
            <w:vAlign w:val="center"/>
          </w:tcPr>
          <w:p w14:paraId="6DCAC8D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w:t>
            </w:r>
          </w:p>
        </w:tc>
      </w:tr>
      <w:tr xmlns:wp14="http://schemas.microsoft.com/office/word/2010/wordml" w:rsidTr="6C2EBA1A" w14:paraId="0EF189CE" wp14:textId="77777777">
        <w:trPr>
          <w:trHeight w:val="315" w:hRule="atLeast"/>
        </w:trPr>
        <w:tc>
          <w:tcPr>
            <w:tcW w:w="2500" w:type="dxa"/>
            <w:tcBorders/>
            <w:tcMar/>
            <w:vAlign w:val="center"/>
          </w:tcPr>
          <w:p w14:paraId="4691518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patient_id</w:t>
            </w:r>
          </w:p>
        </w:tc>
        <w:tc>
          <w:tcPr>
            <w:tcW w:w="1498" w:type="dxa"/>
            <w:tcBorders/>
            <w:tcMar/>
            <w:vAlign w:val="center"/>
          </w:tcPr>
          <w:p w14:paraId="3DF026C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uuid</w:t>
            </w:r>
          </w:p>
        </w:tc>
        <w:tc>
          <w:tcPr>
            <w:tcW w:w="1899" w:type="dxa"/>
            <w:tcBorders/>
            <w:tcMar/>
            <w:vAlign w:val="center"/>
          </w:tcPr>
          <w:p w14:paraId="6C548BF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(patients), obligatorio</w:t>
            </w:r>
          </w:p>
        </w:tc>
        <w:tc>
          <w:tcPr>
            <w:tcW w:w="2657" w:type="dxa"/>
            <w:tcBorders/>
            <w:tcMar/>
            <w:vAlign w:val="center"/>
          </w:tcPr>
          <w:p w14:paraId="3FB338D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Paciente</w:t>
            </w:r>
          </w:p>
        </w:tc>
      </w:tr>
      <w:tr xmlns:wp14="http://schemas.microsoft.com/office/word/2010/wordml" w:rsidTr="6C2EBA1A" w14:paraId="0BD1FD52" wp14:textId="77777777">
        <w:trPr>
          <w:trHeight w:val="315" w:hRule="atLeast"/>
        </w:trPr>
        <w:tc>
          <w:tcPr>
            <w:tcW w:w="2500" w:type="dxa"/>
            <w:tcBorders/>
            <w:tcMar/>
            <w:vAlign w:val="center"/>
          </w:tcPr>
          <w:p w14:paraId="6656B25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clinical_history_id</w:t>
            </w:r>
          </w:p>
        </w:tc>
        <w:tc>
          <w:tcPr>
            <w:tcW w:w="1498" w:type="dxa"/>
            <w:tcBorders/>
            <w:tcMar/>
            <w:vAlign w:val="center"/>
          </w:tcPr>
          <w:p w14:paraId="04A1F83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0E1FA8F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(clinical_histories)</w:t>
            </w:r>
          </w:p>
        </w:tc>
        <w:tc>
          <w:tcPr>
            <w:tcW w:w="2657" w:type="dxa"/>
            <w:tcBorders/>
            <w:tcMar/>
            <w:vAlign w:val="center"/>
          </w:tcPr>
          <w:p w14:paraId="69359E0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Atención en la que se cargó</w:t>
            </w:r>
          </w:p>
        </w:tc>
      </w:tr>
      <w:tr xmlns:wp14="http://schemas.microsoft.com/office/word/2010/wordml" w:rsidTr="6C2EBA1A" w14:paraId="321C3A41" wp14:textId="77777777">
        <w:trPr>
          <w:trHeight w:val="315" w:hRule="atLeast"/>
        </w:trPr>
        <w:tc>
          <w:tcPr>
            <w:tcW w:w="2500" w:type="dxa"/>
            <w:tcBorders/>
            <w:tcMar/>
            <w:vAlign w:val="center"/>
          </w:tcPr>
          <w:p w14:paraId="394B556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file_path, file_name</w:t>
            </w:r>
          </w:p>
        </w:tc>
        <w:tc>
          <w:tcPr>
            <w:tcW w:w="1498" w:type="dxa"/>
            <w:tcBorders/>
            <w:tcMar/>
            <w:vAlign w:val="center"/>
          </w:tcPr>
          <w:p w14:paraId="6924390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0F17620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file_path obligatorio</w:t>
            </w:r>
          </w:p>
        </w:tc>
        <w:tc>
          <w:tcPr>
            <w:tcW w:w="2657" w:type="dxa"/>
            <w:tcBorders/>
            <w:tcMar/>
            <w:vAlign w:val="center"/>
          </w:tcPr>
          <w:p w14:paraId="23074C7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Ubicación y nombre del archivo</w:t>
            </w:r>
          </w:p>
        </w:tc>
      </w:tr>
      <w:tr xmlns:wp14="http://schemas.microsoft.com/office/word/2010/wordml" w:rsidTr="6C2EBA1A" w14:paraId="041EC804" wp14:textId="77777777">
        <w:trPr>
          <w:trHeight w:val="315" w:hRule="atLeast"/>
        </w:trPr>
        <w:tc>
          <w:tcPr>
            <w:tcW w:w="2500" w:type="dxa"/>
            <w:tcBorders/>
            <w:tcMar/>
            <w:vAlign w:val="center"/>
          </w:tcPr>
          <w:p w14:paraId="6F2E76E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description, metadata</w:t>
            </w:r>
          </w:p>
        </w:tc>
        <w:tc>
          <w:tcPr>
            <w:tcW w:w="1498" w:type="dxa"/>
            <w:tcBorders/>
            <w:tcMar/>
            <w:vAlign w:val="center"/>
          </w:tcPr>
          <w:p w14:paraId="775EE0F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 / jsonb</w:t>
            </w:r>
          </w:p>
        </w:tc>
        <w:tc>
          <w:tcPr>
            <w:tcW w:w="1899" w:type="dxa"/>
            <w:tcBorders/>
            <w:tcMar/>
            <w:vAlign w:val="center"/>
          </w:tcPr>
          <w:p w14:paraId="3254BC2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1721F0E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Descripción y datos del archivo</w:t>
            </w:r>
          </w:p>
        </w:tc>
      </w:tr>
      <w:tr xmlns:wp14="http://schemas.microsoft.com/office/word/2010/wordml" w:rsidTr="6C2EBA1A" w14:paraId="2AAD223A" wp14:textId="77777777">
        <w:trPr>
          <w:trHeight w:val="315" w:hRule="atLeast"/>
        </w:trPr>
        <w:tc>
          <w:tcPr>
            <w:tcW w:w="2500" w:type="dxa"/>
            <w:tcBorders/>
            <w:tcMar/>
            <w:vAlign w:val="center"/>
          </w:tcPr>
          <w:p w14:paraId="7D5E973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anulada, motivo_anulacion, anulada_por, anulada_at</w:t>
            </w:r>
          </w:p>
        </w:tc>
        <w:tc>
          <w:tcPr>
            <w:tcW w:w="1498" w:type="dxa"/>
            <w:tcBorders/>
            <w:tcMar/>
            <w:vAlign w:val="center"/>
          </w:tcPr>
          <w:p w14:paraId="5122C5D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boolean / text / uuid / timestamptz</w:t>
            </w:r>
          </w:p>
        </w:tc>
        <w:tc>
          <w:tcPr>
            <w:tcW w:w="1899" w:type="dxa"/>
            <w:tcBorders/>
            <w:tcMar/>
            <w:vAlign w:val="center"/>
          </w:tcPr>
          <w:p w14:paraId="787A632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anulada_por: FK (auth.users)</w:t>
            </w:r>
          </w:p>
        </w:tc>
        <w:tc>
          <w:tcPr>
            <w:tcW w:w="2657" w:type="dxa"/>
            <w:tcBorders/>
            <w:tcMar/>
            <w:vAlign w:val="center"/>
          </w:tcPr>
          <w:p w14:paraId="5D3FAF3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Anulación de la radiografía con su motivo, usuario y fecha</w:t>
            </w:r>
          </w:p>
        </w:tc>
      </w:tr>
      <w:tr xmlns:wp14="http://schemas.microsoft.com/office/word/2010/wordml" w:rsidTr="6C2EBA1A" w14:paraId="29E050C0" wp14:textId="77777777">
        <w:trPr>
          <w:trHeight w:val="315" w:hRule="atLeast"/>
        </w:trPr>
        <w:tc>
          <w:tcPr>
            <w:tcW w:w="8554" w:type="dxa"/>
            <w:gridSpan w:val="4"/>
            <w:tcBorders/>
            <w:tcMar/>
            <w:vAlign w:val="center"/>
          </w:tcPr>
          <w:p w:rsidP="6BCAD749" w14:paraId="0F9850DE" wp14:textId="400019A8">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val="1"/>
                <w:bCs w:val="1"/>
                <w:sz w:val="24"/>
                <w:szCs w:val="24"/>
                <w:lang w:eastAsia="en-US" w:bidi="ar-SA"/>
              </w:rPr>
              <w:t xml:space="preserve">treatment_plans - Plan de tratamiento definido para el paciente a partir de una atención.</w:t>
            </w:r>
          </w:p>
        </w:tc>
      </w:tr>
      <w:tr xmlns:wp14="http://schemas.microsoft.com/office/word/2010/wordml" w:rsidTr="6C2EBA1A" w14:paraId="26C2276A" wp14:textId="77777777">
        <w:trPr>
          <w:trHeight w:val="315" w:hRule="atLeast"/>
        </w:trPr>
        <w:tc>
          <w:tcPr>
            <w:tcW w:w="2500" w:type="dxa"/>
            <w:tcBorders/>
            <w:tcMar/>
            <w:vAlign w:val="center"/>
          </w:tcPr>
          <w:p w14:paraId="75A62B3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tcMar/>
            <w:vAlign w:val="center"/>
          </w:tcPr>
          <w:p w14:paraId="7680FB0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0F3B087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7" w:type="dxa"/>
            <w:tcBorders/>
            <w:tcMar/>
            <w:vAlign w:val="center"/>
          </w:tcPr>
          <w:p w14:paraId="65462C4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w:t>
            </w:r>
          </w:p>
        </w:tc>
      </w:tr>
      <w:tr xmlns:wp14="http://schemas.microsoft.com/office/word/2010/wordml" w:rsidTr="6C2EBA1A" w14:paraId="1D06AA5A" wp14:textId="77777777">
        <w:trPr>
          <w:trHeight w:val="315" w:hRule="atLeast"/>
        </w:trPr>
        <w:tc>
          <w:tcPr>
            <w:tcW w:w="2500" w:type="dxa"/>
            <w:tcBorders/>
            <w:tcMar/>
            <w:vAlign w:val="center"/>
          </w:tcPr>
          <w:p w14:paraId="15E177F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patient_id</w:t>
            </w:r>
          </w:p>
        </w:tc>
        <w:tc>
          <w:tcPr>
            <w:tcW w:w="1498" w:type="dxa"/>
            <w:tcBorders/>
            <w:tcMar/>
            <w:vAlign w:val="center"/>
          </w:tcPr>
          <w:p w14:paraId="2719F2C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uuid</w:t>
            </w:r>
          </w:p>
        </w:tc>
        <w:tc>
          <w:tcPr>
            <w:tcW w:w="1899" w:type="dxa"/>
            <w:tcBorders/>
            <w:tcMar/>
            <w:vAlign w:val="center"/>
          </w:tcPr>
          <w:p w14:paraId="154422F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(patients), obligatorio</w:t>
            </w:r>
          </w:p>
        </w:tc>
        <w:tc>
          <w:tcPr>
            <w:tcW w:w="2657" w:type="dxa"/>
            <w:tcBorders/>
            <w:tcMar/>
            <w:vAlign w:val="center"/>
          </w:tcPr>
          <w:p w14:paraId="73F7D82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Paciente</w:t>
            </w:r>
          </w:p>
        </w:tc>
      </w:tr>
      <w:tr xmlns:wp14="http://schemas.microsoft.com/office/word/2010/wordml" w:rsidTr="6C2EBA1A" w14:paraId="168850FA" wp14:textId="77777777">
        <w:trPr>
          <w:trHeight w:val="315" w:hRule="atLeast"/>
        </w:trPr>
        <w:tc>
          <w:tcPr>
            <w:tcW w:w="2500" w:type="dxa"/>
            <w:tcBorders/>
            <w:tcMar/>
            <w:vAlign w:val="center"/>
          </w:tcPr>
          <w:p w14:paraId="61DAD92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clinical_history_id</w:t>
            </w:r>
          </w:p>
        </w:tc>
        <w:tc>
          <w:tcPr>
            <w:tcW w:w="1498" w:type="dxa"/>
            <w:tcBorders/>
            <w:tcMar/>
            <w:vAlign w:val="center"/>
          </w:tcPr>
          <w:p w14:paraId="3B6308C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0616102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(clinical_histories)</w:t>
            </w:r>
          </w:p>
        </w:tc>
        <w:tc>
          <w:tcPr>
            <w:tcW w:w="2657" w:type="dxa"/>
            <w:tcBorders/>
            <w:tcMar/>
            <w:vAlign w:val="center"/>
          </w:tcPr>
          <w:p w14:paraId="71D57E7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Atención de origen</w:t>
            </w:r>
          </w:p>
        </w:tc>
      </w:tr>
      <w:tr xmlns:wp14="http://schemas.microsoft.com/office/word/2010/wordml" w:rsidTr="6C2EBA1A" w14:paraId="777BB130" wp14:textId="77777777">
        <w:trPr>
          <w:trHeight w:val="315" w:hRule="atLeast"/>
        </w:trPr>
        <w:tc>
          <w:tcPr>
            <w:tcW w:w="2500" w:type="dxa"/>
            <w:tcBorders/>
            <w:tcMar/>
            <w:vAlign w:val="center"/>
          </w:tcPr>
          <w:p w14:paraId="446A1AB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doctor_id</w:t>
            </w:r>
          </w:p>
        </w:tc>
        <w:tc>
          <w:tcPr>
            <w:tcW w:w="1498" w:type="dxa"/>
            <w:tcBorders/>
            <w:tcMar/>
            <w:vAlign w:val="center"/>
          </w:tcPr>
          <w:p w14:paraId="5757985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7651C92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(doctors)</w:t>
            </w:r>
          </w:p>
        </w:tc>
        <w:tc>
          <w:tcPr>
            <w:tcW w:w="2657" w:type="dxa"/>
            <w:tcBorders/>
            <w:tcMar/>
            <w:vAlign w:val="center"/>
          </w:tcPr>
          <w:p w14:paraId="7F955BB8"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Odontólogo responsable</w:t>
            </w:r>
          </w:p>
        </w:tc>
      </w:tr>
      <w:tr xmlns:wp14="http://schemas.microsoft.com/office/word/2010/wordml" w:rsidTr="6C2EBA1A" w14:paraId="55E3B690" wp14:textId="77777777">
        <w:trPr>
          <w:trHeight w:val="315" w:hRule="atLeast"/>
        </w:trPr>
        <w:tc>
          <w:tcPr>
            <w:tcW w:w="2500" w:type="dxa"/>
            <w:tcBorders/>
            <w:tcMar/>
            <w:vAlign w:val="center"/>
          </w:tcPr>
          <w:p w14:paraId="069F390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fecha</w:t>
            </w:r>
          </w:p>
        </w:tc>
        <w:tc>
          <w:tcPr>
            <w:tcW w:w="1498" w:type="dxa"/>
            <w:tcBorders/>
            <w:tcMar/>
            <w:vAlign w:val="center"/>
          </w:tcPr>
          <w:p w14:paraId="3C73EB6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date</w:t>
            </w:r>
          </w:p>
        </w:tc>
        <w:tc>
          <w:tcPr>
            <w:tcW w:w="1899" w:type="dxa"/>
            <w:tcBorders/>
            <w:tcMar/>
            <w:vAlign w:val="center"/>
          </w:tcPr>
          <w:p w14:paraId="25A8940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180FD8B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Fecha del plan</w:t>
            </w:r>
          </w:p>
        </w:tc>
      </w:tr>
      <w:tr xmlns:wp14="http://schemas.microsoft.com/office/word/2010/wordml" w:rsidTr="6C2EBA1A" w14:paraId="3F60AED1" wp14:textId="77777777">
        <w:trPr>
          <w:trHeight w:val="315" w:hRule="atLeast"/>
        </w:trPr>
        <w:tc>
          <w:tcPr>
            <w:tcW w:w="2500" w:type="dxa"/>
            <w:tcBorders/>
            <w:tcMar/>
            <w:vAlign w:val="center"/>
          </w:tcPr>
          <w:p w14:paraId="7769C5B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estado</w:t>
            </w:r>
          </w:p>
        </w:tc>
        <w:tc>
          <w:tcPr>
            <w:tcW w:w="1498" w:type="dxa"/>
            <w:tcBorders/>
            <w:tcMar/>
            <w:vAlign w:val="center"/>
          </w:tcPr>
          <w:p w14:paraId="7D7372C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0ED2972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3327163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Abierto, Finalizado o Cancelado</w:t>
            </w:r>
          </w:p>
        </w:tc>
      </w:tr>
      <w:tr xmlns:wp14="http://schemas.microsoft.com/office/word/2010/wordml" w:rsidTr="6C2EBA1A" w14:paraId="6282805E" wp14:textId="77777777">
        <w:trPr>
          <w:trHeight w:val="315" w:hRule="atLeast"/>
        </w:trPr>
        <w:tc>
          <w:tcPr>
            <w:tcW w:w="2500" w:type="dxa"/>
            <w:tcBorders/>
            <w:tcMar/>
            <w:vAlign w:val="center"/>
          </w:tcPr>
          <w:p w14:paraId="06F3022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observaciones</w:t>
            </w:r>
          </w:p>
        </w:tc>
        <w:tc>
          <w:tcPr>
            <w:tcW w:w="1498" w:type="dxa"/>
            <w:tcBorders/>
            <w:tcMar/>
            <w:vAlign w:val="center"/>
          </w:tcPr>
          <w:p w14:paraId="74B5BBD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651E959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1EA06FD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Observaciones del plan</w:t>
            </w:r>
          </w:p>
        </w:tc>
      </w:tr>
      <w:tr xmlns:wp14="http://schemas.microsoft.com/office/word/2010/wordml" w:rsidTr="6C2EBA1A" w14:paraId="4AA9EE3B" wp14:textId="77777777">
        <w:trPr>
          <w:trHeight w:val="315" w:hRule="atLeast"/>
        </w:trPr>
        <w:tc>
          <w:tcPr>
            <w:tcW w:w="8554" w:type="dxa"/>
            <w:gridSpan w:val="4"/>
            <w:tcBorders/>
            <w:tcMar/>
            <w:vAlign w:val="center"/>
          </w:tcPr>
          <w:p w:rsidP="6BCAD749" w14:paraId="0D970041" wp14:textId="7366892B">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val="1"/>
                <w:bCs w:val="1"/>
                <w:sz w:val="24"/>
                <w:szCs w:val="24"/>
                <w:lang w:eastAsia="en-US" w:bidi="ar-SA"/>
              </w:rPr>
              <w:t xml:space="preserve">informed_consents - Consentimiento informado firmado por el paciente para un plan de tratamiento.</w:t>
            </w:r>
          </w:p>
        </w:tc>
      </w:tr>
      <w:tr xmlns:wp14="http://schemas.microsoft.com/office/word/2010/wordml" w:rsidTr="6C2EBA1A" w14:paraId="07C7B93F" wp14:textId="77777777">
        <w:trPr>
          <w:trHeight w:val="315" w:hRule="atLeast"/>
        </w:trPr>
        <w:tc>
          <w:tcPr>
            <w:tcW w:w="2500" w:type="dxa"/>
            <w:tcBorders/>
            <w:tcMar/>
            <w:vAlign w:val="center"/>
          </w:tcPr>
          <w:p w14:paraId="5B9080B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tcMar/>
            <w:vAlign w:val="center"/>
          </w:tcPr>
          <w:p w14:paraId="4B4277A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0CB0530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7" w:type="dxa"/>
            <w:tcBorders/>
            <w:tcMar/>
            <w:vAlign w:val="center"/>
          </w:tcPr>
          <w:p w14:paraId="46D1DF7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w:t>
            </w:r>
          </w:p>
        </w:tc>
      </w:tr>
      <w:tr xmlns:wp14="http://schemas.microsoft.com/office/word/2010/wordml" w:rsidTr="6C2EBA1A" w14:paraId="32597204" wp14:textId="77777777">
        <w:trPr>
          <w:trHeight w:val="315" w:hRule="atLeast"/>
        </w:trPr>
        <w:tc>
          <w:tcPr>
            <w:tcW w:w="2500" w:type="dxa"/>
            <w:tcBorders/>
            <w:tcMar/>
            <w:vAlign w:val="center"/>
          </w:tcPr>
          <w:p w14:paraId="181FE74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patient_id</w:t>
            </w:r>
          </w:p>
        </w:tc>
        <w:tc>
          <w:tcPr>
            <w:tcW w:w="1498" w:type="dxa"/>
            <w:tcBorders/>
            <w:tcMar/>
            <w:vAlign w:val="center"/>
          </w:tcPr>
          <w:p w14:paraId="0DBB506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uuid</w:t>
            </w:r>
          </w:p>
        </w:tc>
        <w:tc>
          <w:tcPr>
            <w:tcW w:w="1899" w:type="dxa"/>
            <w:tcBorders/>
            <w:tcMar/>
            <w:vAlign w:val="center"/>
          </w:tcPr>
          <w:p w14:paraId="2F09AE0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(patients), obligatorio</w:t>
            </w:r>
          </w:p>
        </w:tc>
        <w:tc>
          <w:tcPr>
            <w:tcW w:w="2657" w:type="dxa"/>
            <w:tcBorders/>
            <w:tcMar/>
            <w:vAlign w:val="center"/>
          </w:tcPr>
          <w:p w14:paraId="222CFF6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Paciente que firma</w:t>
            </w:r>
          </w:p>
        </w:tc>
      </w:tr>
      <w:tr xmlns:wp14="http://schemas.microsoft.com/office/word/2010/wordml" w:rsidTr="6C2EBA1A" w14:paraId="0D931A44" wp14:textId="77777777">
        <w:trPr>
          <w:trHeight w:val="315" w:hRule="atLeast"/>
        </w:trPr>
        <w:tc>
          <w:tcPr>
            <w:tcW w:w="2500" w:type="dxa"/>
            <w:tcBorders/>
            <w:tcMar/>
            <w:vAlign w:val="center"/>
          </w:tcPr>
          <w:p w14:paraId="36FC7DF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treatment_plan_id</w:t>
            </w:r>
          </w:p>
        </w:tc>
        <w:tc>
          <w:tcPr>
            <w:tcW w:w="1498" w:type="dxa"/>
            <w:tcBorders/>
            <w:tcMar/>
            <w:vAlign w:val="center"/>
          </w:tcPr>
          <w:p w14:paraId="0F08D7A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11587EE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(treatment_plans), obligatorio</w:t>
            </w:r>
          </w:p>
        </w:tc>
        <w:tc>
          <w:tcPr>
            <w:tcW w:w="2657" w:type="dxa"/>
            <w:tcBorders/>
            <w:tcMar/>
            <w:vAlign w:val="center"/>
          </w:tcPr>
          <w:p w14:paraId="4DE02FF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Plan al que corresponde</w:t>
            </w:r>
          </w:p>
        </w:tc>
      </w:tr>
      <w:tr xmlns:wp14="http://schemas.microsoft.com/office/word/2010/wordml" w:rsidTr="6C2EBA1A" w14:paraId="6867FF9A" wp14:textId="77777777">
        <w:trPr>
          <w:trHeight w:val="315" w:hRule="atLeast"/>
        </w:trPr>
        <w:tc>
          <w:tcPr>
            <w:tcW w:w="2500" w:type="dxa"/>
            <w:tcBorders/>
            <w:tcMar/>
            <w:vAlign w:val="center"/>
          </w:tcPr>
          <w:p w14:paraId="60D91A1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doctor_id</w:t>
            </w:r>
          </w:p>
        </w:tc>
        <w:tc>
          <w:tcPr>
            <w:tcW w:w="1498" w:type="dxa"/>
            <w:tcBorders/>
            <w:tcMar/>
            <w:vAlign w:val="center"/>
          </w:tcPr>
          <w:p w14:paraId="1E05379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0B75CC88"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(doctors)</w:t>
            </w:r>
          </w:p>
        </w:tc>
        <w:tc>
          <w:tcPr>
            <w:tcW w:w="2657" w:type="dxa"/>
            <w:tcBorders/>
            <w:tcMar/>
            <w:vAlign w:val="center"/>
          </w:tcPr>
          <w:p w14:paraId="0508A298"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Odontólogo que explica el tratamiento</w:t>
            </w:r>
          </w:p>
        </w:tc>
      </w:tr>
      <w:tr xmlns:wp14="http://schemas.microsoft.com/office/word/2010/wordml" w:rsidTr="6C2EBA1A" w14:paraId="34C9D023" wp14:textId="77777777">
        <w:trPr>
          <w:trHeight w:val="315" w:hRule="atLeast"/>
        </w:trPr>
        <w:tc>
          <w:tcPr>
            <w:tcW w:w="2500" w:type="dxa"/>
            <w:tcBorders/>
            <w:tcMar/>
            <w:vAlign w:val="center"/>
          </w:tcPr>
          <w:p w14:paraId="0B4DE83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content</w:t>
            </w:r>
          </w:p>
        </w:tc>
        <w:tc>
          <w:tcPr>
            <w:tcW w:w="1498" w:type="dxa"/>
            <w:tcBorders/>
            <w:tcMar/>
            <w:vAlign w:val="center"/>
          </w:tcPr>
          <w:p w14:paraId="45329CA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17597FB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46C2BE1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Texto del consentimiento aceptado</w:t>
            </w:r>
          </w:p>
        </w:tc>
      </w:tr>
      <w:tr xmlns:wp14="http://schemas.microsoft.com/office/word/2010/wordml" w:rsidTr="6C2EBA1A" w14:paraId="531B7C3C" wp14:textId="77777777">
        <w:trPr>
          <w:trHeight w:val="315" w:hRule="atLeast"/>
        </w:trPr>
        <w:tc>
          <w:tcPr>
            <w:tcW w:w="2500" w:type="dxa"/>
            <w:tcBorders/>
            <w:tcMar/>
            <w:vAlign w:val="center"/>
          </w:tcPr>
          <w:p w14:paraId="302B81B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patient_signature_name, signed_at</w:t>
            </w:r>
          </w:p>
        </w:tc>
        <w:tc>
          <w:tcPr>
            <w:tcW w:w="1498" w:type="dxa"/>
            <w:tcBorders/>
            <w:tcMar/>
            <w:vAlign w:val="center"/>
          </w:tcPr>
          <w:p w14:paraId="58420F5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 / timestamptz</w:t>
            </w:r>
          </w:p>
        </w:tc>
        <w:tc>
          <w:tcPr>
            <w:tcW w:w="1899" w:type="dxa"/>
            <w:tcBorders/>
            <w:tcMar/>
            <w:vAlign w:val="center"/>
          </w:tcPr>
          <w:p w14:paraId="0F79F1E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20E378A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Nombre de quien firma y fecha de la firma</w:t>
            </w:r>
          </w:p>
        </w:tc>
      </w:tr>
      <w:tr xmlns:wp14="http://schemas.microsoft.com/office/word/2010/wordml" w:rsidTr="6C2EBA1A" w14:paraId="25DBE5F7" wp14:textId="77777777">
        <w:trPr>
          <w:trHeight w:val="315" w:hRule="atLeast"/>
        </w:trPr>
        <w:tc>
          <w:tcPr>
            <w:tcW w:w="2500" w:type="dxa"/>
            <w:tcBorders/>
            <w:tcMar/>
            <w:vAlign w:val="center"/>
          </w:tcPr>
          <w:p w14:paraId="4D4E283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registered_by</w:t>
            </w:r>
          </w:p>
        </w:tc>
        <w:tc>
          <w:tcPr>
            <w:tcW w:w="1498" w:type="dxa"/>
            <w:tcBorders/>
            <w:tcMar/>
            <w:vAlign w:val="center"/>
          </w:tcPr>
          <w:p w14:paraId="3909ECC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uuid</w:t>
            </w:r>
          </w:p>
        </w:tc>
        <w:tc>
          <w:tcPr>
            <w:tcW w:w="1899" w:type="dxa"/>
            <w:tcBorders/>
            <w:tcMar/>
            <w:vAlign w:val="center"/>
          </w:tcPr>
          <w:p w14:paraId="1F21FAF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(auth.users)</w:t>
            </w:r>
          </w:p>
        </w:tc>
        <w:tc>
          <w:tcPr>
            <w:tcW w:w="2657" w:type="dxa"/>
            <w:tcBorders/>
            <w:tcMar/>
            <w:vAlign w:val="center"/>
          </w:tcPr>
          <w:p w14:paraId="53DF4AF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Usuario que registró el consentimiento</w:t>
            </w:r>
          </w:p>
        </w:tc>
      </w:tr>
    </w:tbl>
    <w:p xmlns:wp14="http://schemas.microsoft.com/office/word/2010/wordml" w14:paraId="3CC6257E" wp14:textId="77777777">
      <w:pPr>
        <w:pStyle w:val="Normal"/>
        <w:ind w:hanging="0"/>
        <w:jc w:val="star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xmlns:wp14="http://schemas.microsoft.com/office/word/2010/wordml" w14:paraId="3D846E4F" wp14:textId="77777777">
      <w:pPr>
        <w:pStyle w:val="Caption"/>
        <w:keepNext w:val="true"/>
        <w:spacing w:before="240" w:after="0" w:line="480" w:lineRule="auto"/>
        <w:ind w:hanging="0"/>
        <w:jc w:val="start"/>
        <w:rPr>
          <w:rFonts w:ascii="Times New Roman" w:hAnsi="Times New Roman"/>
          <w:sz w:val="24"/>
          <w:szCs w:val="24"/>
        </w:rPr>
      </w:pPr>
      <w:bookmarkStart w:name="bm_Tabla_B4_diccionario" w:id="214"/>
      <w:bookmarkEnd w:id="214"/>
      <w:r>
        <w:rPr>
          <w:rFonts w:eastAsia="Times New Roman"/>
          <w:b/>
          <w:bCs/>
          <w:sz w:val="24"/>
          <w:szCs w:val="24"/>
        </w:rPr>
        <w:t>Tabla B.4</w:t>
      </w:r>
    </w:p>
    <w:p xmlns:wp14="http://schemas.microsoft.com/office/word/2010/wordml" w:rsidP="6BCAD749" w14:paraId="1F6E25CC" wp14:textId="583BE868">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Diccionario de datos - tratamientos, inventario y laboratorio</w:t>
      </w:r>
    </w:p>
    <w:tbl>
      <w:tblPr>
        <w:tblStyle w:val="Tablaconcuadrcula"/>
        <w:tblW w:w="8554" w:type="dxa"/>
        <w:jc w:val="start"/>
        <w:tblInd w:w="713" w:type="dxa"/>
        <w:tblLayout w:type="fixed"/>
        <w:tblCellMar>
          <w:top w:w="30" w:type="dxa"/>
          <w:start w:w="120" w:type="dxa"/>
          <w:bottom w:w="30" w:type="dxa"/>
          <w:end w:w="120" w:type="dxa"/>
        </w:tblCellMar>
        <w:tblLook w:val="06A0" w:firstRow="1" w:lastRow="0" w:firstColumn="1" w:lastColumn="0" w:noHBand="1" w:noVBand="1"/>
      </w:tblPr>
      <w:tblGrid>
        <w:gridCol w:w="2500"/>
        <w:gridCol w:w="1498"/>
        <w:gridCol w:w="1899"/>
        <w:gridCol w:w="2657"/>
      </w:tblGrid>
      <w:tr xmlns:wp14="http://schemas.microsoft.com/office/word/2010/wordml" w:rsidTr="6C2EBA1A" w14:paraId="4879128C" wp14:textId="77777777">
        <w:trPr>
          <w:trHeight w:val="315" w:hRule="atLeast"/>
          <w:cnfStyle w:val="100000000000" w:firstRow="1" w:lastRow="0" w:firstColumn="0" w:lastColumn="0" w:oddVBand="0" w:evenVBand="0" w:oddHBand="0" w:evenHBand="0" w:firstRowFirstColumn="0" w:firstRowLastColumn="0" w:lastRowFirstColumn="0" w:lastRowLastColumn="0"/>
        </w:trPr>
        <w:tc>
          <w:tcPr>
            <w:tcW w:w="2500" w:type="dxa"/>
            <w:tcBorders/>
            <w:tcMar/>
            <w:vAlign w:val="center"/>
          </w:tcPr>
          <w:p w14:paraId="57C5C94A"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Campo</w:t>
            </w:r>
          </w:p>
        </w:tc>
        <w:tc>
          <w:tcPr>
            <w:tcW w:w="1498" w:type="dxa"/>
            <w:tcBorders/>
            <w:tcMar/>
            <w:vAlign w:val="center"/>
          </w:tcPr>
          <w:p w14:paraId="60163875"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Tipo</w:t>
            </w:r>
          </w:p>
        </w:tc>
        <w:tc>
          <w:tcPr>
            <w:tcW w:w="1899" w:type="dxa"/>
            <w:tcBorders/>
            <w:tcMar/>
            <w:vAlign w:val="center"/>
          </w:tcPr>
          <w:p w14:paraId="353A81CE"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Restricciones</w:t>
            </w:r>
          </w:p>
        </w:tc>
        <w:tc>
          <w:tcPr>
            <w:tcW w:w="2657" w:type="dxa"/>
            <w:tcBorders/>
            <w:tcMar/>
            <w:vAlign w:val="center"/>
          </w:tcPr>
          <w:p w14:paraId="544FB5A8"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Descripción</w:t>
            </w:r>
          </w:p>
        </w:tc>
      </w:tr>
      <w:tr xmlns:wp14="http://schemas.microsoft.com/office/word/2010/wordml" w:rsidTr="6C2EBA1A" w14:paraId="13823BB7" wp14:textId="77777777">
        <w:trPr>
          <w:trHeight w:val="315" w:hRule="atLeast"/>
        </w:trPr>
        <w:tc>
          <w:tcPr>
            <w:tcW w:w="8554" w:type="dxa"/>
            <w:gridSpan w:val="4"/>
            <w:tcBorders/>
            <w:tcMar/>
            <w:vAlign w:val="center"/>
          </w:tcPr>
          <w:p w:rsidP="6BCAD749" w14:paraId="7626CE47" wp14:textId="7EA1A08D">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val="1"/>
                <w:bCs w:val="1"/>
                <w:sz w:val="24"/>
                <w:szCs w:val="24"/>
                <w:lang w:eastAsia="en-US" w:bidi="ar-SA"/>
              </w:rPr>
              <w:t xml:space="preserve">doctors - Odontólogos del consultorio.</w:t>
            </w:r>
          </w:p>
        </w:tc>
      </w:tr>
      <w:tr xmlns:wp14="http://schemas.microsoft.com/office/word/2010/wordml" w:rsidTr="6C2EBA1A" w14:paraId="74E17A90" wp14:textId="77777777">
        <w:trPr>
          <w:trHeight w:val="315" w:hRule="atLeast"/>
        </w:trPr>
        <w:tc>
          <w:tcPr>
            <w:tcW w:w="2500" w:type="dxa"/>
            <w:tcBorders/>
            <w:tcMar/>
            <w:vAlign w:val="center"/>
          </w:tcPr>
          <w:p w14:paraId="17A02AB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tcMar/>
            <w:vAlign w:val="center"/>
          </w:tcPr>
          <w:p w14:paraId="782DF82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7EDD191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7" w:type="dxa"/>
            <w:tcBorders/>
            <w:tcMar/>
            <w:vAlign w:val="center"/>
          </w:tcPr>
          <w:p w14:paraId="685FECA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w:t>
            </w:r>
          </w:p>
        </w:tc>
      </w:tr>
      <w:tr xmlns:wp14="http://schemas.microsoft.com/office/word/2010/wordml" w:rsidTr="6C2EBA1A" w14:paraId="592A0FE1" wp14:textId="77777777">
        <w:trPr>
          <w:trHeight w:val="315" w:hRule="atLeast"/>
        </w:trPr>
        <w:tc>
          <w:tcPr>
            <w:tcW w:w="2500" w:type="dxa"/>
            <w:tcBorders/>
            <w:tcMar/>
            <w:vAlign w:val="center"/>
          </w:tcPr>
          <w:p w14:paraId="343C7C5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nombre, apellidos, documento_identidad</w:t>
            </w:r>
          </w:p>
        </w:tc>
        <w:tc>
          <w:tcPr>
            <w:tcW w:w="1498" w:type="dxa"/>
            <w:tcBorders/>
            <w:tcMar/>
            <w:vAlign w:val="center"/>
          </w:tcPr>
          <w:p w14:paraId="752C528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269E314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74DD806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Identificación del profesional</w:t>
            </w:r>
          </w:p>
        </w:tc>
      </w:tr>
      <w:tr xmlns:wp14="http://schemas.microsoft.com/office/word/2010/wordml" w:rsidTr="6C2EBA1A" w14:paraId="1839DC93" wp14:textId="77777777">
        <w:trPr>
          <w:trHeight w:val="315" w:hRule="atLeast"/>
        </w:trPr>
        <w:tc>
          <w:tcPr>
            <w:tcW w:w="2500" w:type="dxa"/>
            <w:tcBorders/>
            <w:tcMar/>
            <w:vAlign w:val="center"/>
          </w:tcPr>
          <w:p w14:paraId="6C5F7AE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especialidad, registro_profesional</w:t>
            </w:r>
          </w:p>
        </w:tc>
        <w:tc>
          <w:tcPr>
            <w:tcW w:w="1498" w:type="dxa"/>
            <w:tcBorders/>
            <w:tcMar/>
            <w:vAlign w:val="center"/>
          </w:tcPr>
          <w:p w14:paraId="67703C7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4734134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758A801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Datos profesionales</w:t>
            </w:r>
          </w:p>
        </w:tc>
      </w:tr>
      <w:tr xmlns:wp14="http://schemas.microsoft.com/office/word/2010/wordml" w:rsidTr="6C2EBA1A" w14:paraId="076C1EF2" wp14:textId="77777777">
        <w:trPr>
          <w:trHeight w:val="315" w:hRule="atLeast"/>
        </w:trPr>
        <w:tc>
          <w:tcPr>
            <w:tcW w:w="2500" w:type="dxa"/>
            <w:tcBorders/>
            <w:tcMar/>
            <w:vAlign w:val="center"/>
          </w:tcPr>
          <w:p w14:paraId="353639F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correo, telefono, observaciones</w:t>
            </w:r>
          </w:p>
        </w:tc>
        <w:tc>
          <w:tcPr>
            <w:tcW w:w="1498" w:type="dxa"/>
            <w:tcBorders/>
            <w:tcMar/>
            <w:vAlign w:val="center"/>
          </w:tcPr>
          <w:p w14:paraId="0D75944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42EF208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05F1EC3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Contacto y notas</w:t>
            </w:r>
          </w:p>
        </w:tc>
      </w:tr>
      <w:tr xmlns:wp14="http://schemas.microsoft.com/office/word/2010/wordml" w:rsidTr="6C2EBA1A" w14:paraId="4F35E275" wp14:textId="77777777">
        <w:trPr>
          <w:trHeight w:val="315" w:hRule="atLeast"/>
        </w:trPr>
        <w:tc>
          <w:tcPr>
            <w:tcW w:w="2500" w:type="dxa"/>
            <w:tcBorders/>
            <w:tcMar/>
            <w:vAlign w:val="center"/>
          </w:tcPr>
          <w:p w14:paraId="2D59F26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activo</w:t>
            </w:r>
          </w:p>
        </w:tc>
        <w:tc>
          <w:tcPr>
            <w:tcW w:w="1498" w:type="dxa"/>
            <w:tcBorders/>
            <w:tcMar/>
            <w:vAlign w:val="center"/>
          </w:tcPr>
          <w:p w14:paraId="7485F8A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boolean</w:t>
            </w:r>
          </w:p>
        </w:tc>
        <w:tc>
          <w:tcPr>
            <w:tcW w:w="1899" w:type="dxa"/>
            <w:tcBorders/>
            <w:tcMar/>
            <w:vAlign w:val="center"/>
          </w:tcPr>
          <w:p w14:paraId="75FD0E6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00095B5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Permite desactivarlo sin afectar el histórico</w:t>
            </w:r>
          </w:p>
        </w:tc>
      </w:tr>
      <w:tr xmlns:wp14="http://schemas.microsoft.com/office/word/2010/wordml" w:rsidTr="6C2EBA1A" w14:paraId="6134DA14" wp14:textId="77777777">
        <w:trPr>
          <w:trHeight w:val="315" w:hRule="atLeast"/>
        </w:trPr>
        <w:tc>
          <w:tcPr>
            <w:tcW w:w="8554" w:type="dxa"/>
            <w:gridSpan w:val="4"/>
            <w:tcBorders/>
            <w:tcMar/>
            <w:vAlign w:val="center"/>
          </w:tcPr>
          <w:p w:rsidP="6BCAD749" w14:paraId="559717DD" wp14:textId="7A8E7C7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val="1"/>
                <w:bCs w:val="1"/>
                <w:sz w:val="24"/>
                <w:szCs w:val="24"/>
                <w:lang w:eastAsia="en-US" w:bidi="ar-SA"/>
              </w:rPr>
              <w:t xml:space="preserve">procedure_catalog - Catálogo de procedimientos que ofrece el consultorio.</w:t>
            </w:r>
          </w:p>
        </w:tc>
      </w:tr>
      <w:tr xmlns:wp14="http://schemas.microsoft.com/office/word/2010/wordml" w:rsidTr="6C2EBA1A" w14:paraId="06E753DE" wp14:textId="77777777">
        <w:trPr>
          <w:trHeight w:val="315" w:hRule="atLeast"/>
        </w:trPr>
        <w:tc>
          <w:tcPr>
            <w:tcW w:w="2500" w:type="dxa"/>
            <w:tcBorders/>
            <w:tcMar/>
            <w:vAlign w:val="center"/>
          </w:tcPr>
          <w:p w14:paraId="74C57DB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tcMar/>
            <w:vAlign w:val="center"/>
          </w:tcPr>
          <w:p w14:paraId="2A1A75B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6EA17A9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7" w:type="dxa"/>
            <w:tcBorders/>
            <w:tcMar/>
            <w:vAlign w:val="center"/>
          </w:tcPr>
          <w:p w14:paraId="5F36356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w:t>
            </w:r>
          </w:p>
        </w:tc>
      </w:tr>
      <w:tr xmlns:wp14="http://schemas.microsoft.com/office/word/2010/wordml" w:rsidTr="6C2EBA1A" w14:paraId="1078C20F" wp14:textId="77777777">
        <w:trPr>
          <w:trHeight w:val="315" w:hRule="atLeast"/>
        </w:trPr>
        <w:tc>
          <w:tcPr>
            <w:tcW w:w="2500" w:type="dxa"/>
            <w:tcBorders/>
            <w:tcMar/>
            <w:vAlign w:val="center"/>
          </w:tcPr>
          <w:p w14:paraId="6C1C81F8"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code</w:t>
            </w:r>
          </w:p>
        </w:tc>
        <w:tc>
          <w:tcPr>
            <w:tcW w:w="1498" w:type="dxa"/>
            <w:tcBorders/>
            <w:tcMar/>
            <w:vAlign w:val="center"/>
          </w:tcPr>
          <w:p w14:paraId="51CEC2D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14306AB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Único</w:t>
            </w:r>
          </w:p>
        </w:tc>
        <w:tc>
          <w:tcPr>
            <w:tcW w:w="2657" w:type="dxa"/>
            <w:tcBorders/>
            <w:tcMar/>
            <w:vAlign w:val="center"/>
          </w:tcPr>
          <w:p w14:paraId="6FEBE72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Código del procedimiento</w:t>
            </w:r>
          </w:p>
        </w:tc>
      </w:tr>
      <w:tr xmlns:wp14="http://schemas.microsoft.com/office/word/2010/wordml" w:rsidTr="6C2EBA1A" w14:paraId="2CB0B935" wp14:textId="77777777">
        <w:trPr>
          <w:trHeight w:val="315" w:hRule="atLeast"/>
        </w:trPr>
        <w:tc>
          <w:tcPr>
            <w:tcW w:w="2500" w:type="dxa"/>
            <w:tcBorders/>
            <w:tcMar/>
            <w:vAlign w:val="center"/>
          </w:tcPr>
          <w:p w14:paraId="5FF839C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name, category, description</w:t>
            </w:r>
          </w:p>
        </w:tc>
        <w:tc>
          <w:tcPr>
            <w:tcW w:w="1498" w:type="dxa"/>
            <w:tcBorders/>
            <w:tcMar/>
            <w:vAlign w:val="center"/>
          </w:tcPr>
          <w:p w14:paraId="6E87680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6F5695D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name obligatorio</w:t>
            </w:r>
          </w:p>
        </w:tc>
        <w:tc>
          <w:tcPr>
            <w:tcW w:w="2657" w:type="dxa"/>
            <w:tcBorders/>
            <w:tcMar/>
            <w:vAlign w:val="center"/>
          </w:tcPr>
          <w:p w14:paraId="6844580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Nombre, categoría y descripción</w:t>
            </w:r>
          </w:p>
        </w:tc>
      </w:tr>
      <w:tr xmlns:wp14="http://schemas.microsoft.com/office/word/2010/wordml" w:rsidTr="6C2EBA1A" w14:paraId="4A015DC3" wp14:textId="77777777">
        <w:trPr>
          <w:trHeight w:val="315" w:hRule="atLeast"/>
        </w:trPr>
        <w:tc>
          <w:tcPr>
            <w:tcW w:w="2500" w:type="dxa"/>
            <w:tcBorders/>
            <w:tcMar/>
            <w:vAlign w:val="center"/>
          </w:tcPr>
          <w:p w14:paraId="41B8B8D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price</w:t>
            </w:r>
          </w:p>
        </w:tc>
        <w:tc>
          <w:tcPr>
            <w:tcW w:w="1498" w:type="dxa"/>
            <w:tcBorders/>
            <w:tcMar/>
            <w:vAlign w:val="center"/>
          </w:tcPr>
          <w:p w14:paraId="31A5CBA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numeric(12,2)</w:t>
            </w:r>
          </w:p>
        </w:tc>
        <w:tc>
          <w:tcPr>
            <w:tcW w:w="1899" w:type="dxa"/>
            <w:tcBorders/>
            <w:tcMar/>
            <w:vAlign w:val="center"/>
          </w:tcPr>
          <w:p w14:paraId="60F5155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 ≥ 0</w:t>
            </w:r>
          </w:p>
        </w:tc>
        <w:tc>
          <w:tcPr>
            <w:tcW w:w="2657" w:type="dxa"/>
            <w:tcBorders/>
            <w:tcMar/>
            <w:vAlign w:val="center"/>
          </w:tcPr>
          <w:p w14:paraId="45D527A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Valor de referencia</w:t>
            </w:r>
          </w:p>
        </w:tc>
      </w:tr>
      <w:tr xmlns:wp14="http://schemas.microsoft.com/office/word/2010/wordml" w:rsidTr="6C2EBA1A" w14:paraId="107D7335" wp14:textId="77777777">
        <w:trPr>
          <w:trHeight w:val="315" w:hRule="atLeast"/>
        </w:trPr>
        <w:tc>
          <w:tcPr>
            <w:tcW w:w="2500" w:type="dxa"/>
            <w:tcBorders/>
            <w:tcMar/>
            <w:vAlign w:val="center"/>
          </w:tcPr>
          <w:p w14:paraId="58B3A0B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active</w:t>
            </w:r>
          </w:p>
        </w:tc>
        <w:tc>
          <w:tcPr>
            <w:tcW w:w="1498" w:type="dxa"/>
            <w:tcBorders/>
            <w:tcMar/>
            <w:vAlign w:val="center"/>
          </w:tcPr>
          <w:p w14:paraId="698E307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boolean</w:t>
            </w:r>
          </w:p>
        </w:tc>
        <w:tc>
          <w:tcPr>
            <w:tcW w:w="1899" w:type="dxa"/>
            <w:tcBorders/>
            <w:tcMar/>
            <w:vAlign w:val="center"/>
          </w:tcPr>
          <w:p w14:paraId="0153957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4054CAB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Vigencia en el catálogo</w:t>
            </w:r>
          </w:p>
        </w:tc>
      </w:tr>
      <w:tr xmlns:wp14="http://schemas.microsoft.com/office/word/2010/wordml" w:rsidTr="6C2EBA1A" w14:paraId="693B7E01" wp14:textId="77777777">
        <w:trPr>
          <w:trHeight w:val="315" w:hRule="atLeast"/>
        </w:trPr>
        <w:tc>
          <w:tcPr>
            <w:tcW w:w="8554" w:type="dxa"/>
            <w:gridSpan w:val="4"/>
            <w:tcBorders/>
            <w:tcMar/>
            <w:vAlign w:val="center"/>
          </w:tcPr>
          <w:p w:rsidP="6BCAD749" w14:paraId="6082DB27" wp14:textId="3AD74C07">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val="1"/>
                <w:bCs w:val="1"/>
                <w:sz w:val="24"/>
                <w:szCs w:val="24"/>
                <w:lang w:eastAsia="en-US" w:bidi="ar-SA"/>
              </w:rPr>
              <w:t xml:space="preserve">patient_procedures - Procedimientos incluidos en un plan de tratamiento.</w:t>
            </w:r>
          </w:p>
        </w:tc>
      </w:tr>
      <w:tr xmlns:wp14="http://schemas.microsoft.com/office/word/2010/wordml" w:rsidTr="6C2EBA1A" w14:paraId="14906E9C" wp14:textId="77777777">
        <w:trPr>
          <w:trHeight w:val="315" w:hRule="atLeast"/>
        </w:trPr>
        <w:tc>
          <w:tcPr>
            <w:tcW w:w="2500" w:type="dxa"/>
            <w:tcBorders/>
            <w:tcMar/>
            <w:vAlign w:val="center"/>
          </w:tcPr>
          <w:p w14:paraId="2A08904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tcMar/>
            <w:vAlign w:val="center"/>
          </w:tcPr>
          <w:p w14:paraId="5C9EF6C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7B40CB8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7" w:type="dxa"/>
            <w:tcBorders/>
            <w:tcMar/>
            <w:vAlign w:val="center"/>
          </w:tcPr>
          <w:p w14:paraId="3534F82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w:t>
            </w:r>
          </w:p>
        </w:tc>
      </w:tr>
      <w:tr xmlns:wp14="http://schemas.microsoft.com/office/word/2010/wordml" w:rsidTr="6C2EBA1A" w14:paraId="0FA12EC5" wp14:textId="77777777">
        <w:trPr>
          <w:trHeight w:val="315" w:hRule="atLeast"/>
        </w:trPr>
        <w:tc>
          <w:tcPr>
            <w:tcW w:w="2500" w:type="dxa"/>
            <w:tcBorders/>
            <w:tcMar/>
            <w:vAlign w:val="center"/>
          </w:tcPr>
          <w:p w14:paraId="4598888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patient_id</w:t>
            </w:r>
          </w:p>
        </w:tc>
        <w:tc>
          <w:tcPr>
            <w:tcW w:w="1498" w:type="dxa"/>
            <w:tcBorders/>
            <w:tcMar/>
            <w:vAlign w:val="center"/>
          </w:tcPr>
          <w:p w14:paraId="4FEBD0F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uuid</w:t>
            </w:r>
          </w:p>
        </w:tc>
        <w:tc>
          <w:tcPr>
            <w:tcW w:w="1899" w:type="dxa"/>
            <w:tcBorders/>
            <w:tcMar/>
            <w:vAlign w:val="center"/>
          </w:tcPr>
          <w:p w14:paraId="4BB6BD5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(patients), obligatorio</w:t>
            </w:r>
          </w:p>
        </w:tc>
        <w:tc>
          <w:tcPr>
            <w:tcW w:w="2657" w:type="dxa"/>
            <w:tcBorders/>
            <w:tcMar/>
            <w:vAlign w:val="center"/>
          </w:tcPr>
          <w:p w14:paraId="1692EE1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Paciente</w:t>
            </w:r>
          </w:p>
        </w:tc>
      </w:tr>
      <w:tr xmlns:wp14="http://schemas.microsoft.com/office/word/2010/wordml" w:rsidTr="6C2EBA1A" w14:paraId="467FCC2A" wp14:textId="77777777">
        <w:trPr>
          <w:trHeight w:val="315" w:hRule="atLeast"/>
        </w:trPr>
        <w:tc>
          <w:tcPr>
            <w:tcW w:w="2500" w:type="dxa"/>
            <w:tcBorders/>
            <w:tcMar/>
            <w:vAlign w:val="center"/>
          </w:tcPr>
          <w:p w14:paraId="06C30F7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treatment_plan_id</w:t>
            </w:r>
          </w:p>
        </w:tc>
        <w:tc>
          <w:tcPr>
            <w:tcW w:w="1498" w:type="dxa"/>
            <w:tcBorders/>
            <w:tcMar/>
            <w:vAlign w:val="center"/>
          </w:tcPr>
          <w:p w14:paraId="2B6875D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0600FF7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(treatment_plans), obligatorio</w:t>
            </w:r>
          </w:p>
        </w:tc>
        <w:tc>
          <w:tcPr>
            <w:tcW w:w="2657" w:type="dxa"/>
            <w:tcBorders/>
            <w:tcMar/>
            <w:vAlign w:val="center"/>
          </w:tcPr>
          <w:p w14:paraId="5391217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Plan al que pertenece</w:t>
            </w:r>
          </w:p>
        </w:tc>
      </w:tr>
      <w:tr xmlns:wp14="http://schemas.microsoft.com/office/word/2010/wordml" w:rsidTr="6C2EBA1A" w14:paraId="06C95A68" wp14:textId="77777777">
        <w:trPr>
          <w:trHeight w:val="315" w:hRule="atLeast"/>
        </w:trPr>
        <w:tc>
          <w:tcPr>
            <w:tcW w:w="2500" w:type="dxa"/>
            <w:tcBorders/>
            <w:tcMar/>
            <w:vAlign w:val="center"/>
          </w:tcPr>
          <w:p w14:paraId="7F97E63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procedure_catalog_id</w:t>
            </w:r>
          </w:p>
        </w:tc>
        <w:tc>
          <w:tcPr>
            <w:tcW w:w="1498" w:type="dxa"/>
            <w:tcBorders/>
            <w:tcMar/>
            <w:vAlign w:val="center"/>
          </w:tcPr>
          <w:p w14:paraId="2C95BF1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66D10D7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(procedure_catalog), obligatorio</w:t>
            </w:r>
          </w:p>
        </w:tc>
        <w:tc>
          <w:tcPr>
            <w:tcW w:w="2657" w:type="dxa"/>
            <w:tcBorders/>
            <w:tcMar/>
            <w:vAlign w:val="center"/>
          </w:tcPr>
          <w:p w14:paraId="1D85324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Procedimiento del catálogo</w:t>
            </w:r>
          </w:p>
        </w:tc>
      </w:tr>
      <w:tr xmlns:wp14="http://schemas.microsoft.com/office/word/2010/wordml" w:rsidTr="6C2EBA1A" w14:paraId="70C9C3E5" wp14:textId="77777777">
        <w:trPr>
          <w:trHeight w:val="315" w:hRule="atLeast"/>
        </w:trPr>
        <w:tc>
          <w:tcPr>
            <w:tcW w:w="2500" w:type="dxa"/>
            <w:tcBorders/>
            <w:tcMar/>
            <w:vAlign w:val="center"/>
          </w:tcPr>
          <w:p w14:paraId="14669D1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doctor_id</w:t>
            </w:r>
          </w:p>
        </w:tc>
        <w:tc>
          <w:tcPr>
            <w:tcW w:w="1498" w:type="dxa"/>
            <w:tcBorders/>
            <w:tcMar/>
            <w:vAlign w:val="center"/>
          </w:tcPr>
          <w:p w14:paraId="4EDFD98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2A17D00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(doctors)</w:t>
            </w:r>
          </w:p>
        </w:tc>
        <w:tc>
          <w:tcPr>
            <w:tcW w:w="2657" w:type="dxa"/>
            <w:tcBorders/>
            <w:tcMar/>
            <w:vAlign w:val="center"/>
          </w:tcPr>
          <w:p w14:paraId="4C05B2B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Odontólogo que lo realiza</w:t>
            </w:r>
          </w:p>
        </w:tc>
      </w:tr>
      <w:tr xmlns:wp14="http://schemas.microsoft.com/office/word/2010/wordml" w:rsidTr="6C2EBA1A" w14:paraId="4A85868B" wp14:textId="77777777">
        <w:trPr>
          <w:trHeight w:val="315" w:hRule="atLeast"/>
        </w:trPr>
        <w:tc>
          <w:tcPr>
            <w:tcW w:w="2500" w:type="dxa"/>
            <w:tcBorders/>
            <w:tcMar/>
            <w:vAlign w:val="center"/>
          </w:tcPr>
          <w:p w14:paraId="13F2286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tooth_number, procedure_date</w:t>
            </w:r>
          </w:p>
        </w:tc>
        <w:tc>
          <w:tcPr>
            <w:tcW w:w="1498" w:type="dxa"/>
            <w:tcBorders/>
            <w:tcMar/>
            <w:vAlign w:val="center"/>
          </w:tcPr>
          <w:p w14:paraId="431C90C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 / date</w:t>
            </w:r>
          </w:p>
        </w:tc>
        <w:tc>
          <w:tcPr>
            <w:tcW w:w="1899" w:type="dxa"/>
            <w:tcBorders/>
            <w:tcMar/>
            <w:vAlign w:val="center"/>
          </w:tcPr>
          <w:p w14:paraId="22460A4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procedure_date obligatorio</w:t>
            </w:r>
          </w:p>
        </w:tc>
        <w:tc>
          <w:tcPr>
            <w:tcW w:w="2657" w:type="dxa"/>
            <w:tcBorders/>
            <w:tcMar/>
            <w:vAlign w:val="center"/>
          </w:tcPr>
          <w:p w14:paraId="31AF36C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Diente tratado y fecha</w:t>
            </w:r>
          </w:p>
        </w:tc>
      </w:tr>
      <w:tr xmlns:wp14="http://schemas.microsoft.com/office/word/2010/wordml" w:rsidTr="6C2EBA1A" w14:paraId="78482AA6" wp14:textId="77777777">
        <w:trPr>
          <w:trHeight w:val="315" w:hRule="atLeast"/>
        </w:trPr>
        <w:tc>
          <w:tcPr>
            <w:tcW w:w="2500" w:type="dxa"/>
            <w:tcBorders/>
            <w:tcMar/>
            <w:vAlign w:val="center"/>
          </w:tcPr>
          <w:p w14:paraId="612AC06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status</w:t>
            </w:r>
          </w:p>
        </w:tc>
        <w:tc>
          <w:tcPr>
            <w:tcW w:w="1498" w:type="dxa"/>
            <w:tcBorders/>
            <w:tcMar/>
            <w:vAlign w:val="center"/>
          </w:tcPr>
          <w:p w14:paraId="787DF9A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5D1BDBD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769E23E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Pendiente, En proceso, Realizado o Cancelado</w:t>
            </w:r>
          </w:p>
        </w:tc>
      </w:tr>
      <w:tr xmlns:wp14="http://schemas.microsoft.com/office/word/2010/wordml" w:rsidTr="6C2EBA1A" w14:paraId="6F6F20E5" wp14:textId="77777777">
        <w:trPr>
          <w:trHeight w:val="315" w:hRule="atLeast"/>
        </w:trPr>
        <w:tc>
          <w:tcPr>
            <w:tcW w:w="2500" w:type="dxa"/>
            <w:tcBorders/>
            <w:tcMar/>
            <w:vAlign w:val="center"/>
          </w:tcPr>
          <w:p w14:paraId="5F3606B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quantity, unit_price, total_price</w:t>
            </w:r>
          </w:p>
        </w:tc>
        <w:tc>
          <w:tcPr>
            <w:tcW w:w="1498" w:type="dxa"/>
            <w:tcBorders/>
            <w:tcMar/>
            <w:vAlign w:val="center"/>
          </w:tcPr>
          <w:p w14:paraId="044CC0C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numeric(12,2)</w:t>
            </w:r>
          </w:p>
        </w:tc>
        <w:tc>
          <w:tcPr>
            <w:tcW w:w="1899" w:type="dxa"/>
            <w:tcBorders/>
            <w:tcMar/>
            <w:vAlign w:val="center"/>
          </w:tcPr>
          <w:p w14:paraId="13D0A29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 ≥ 0</w:t>
            </w:r>
          </w:p>
        </w:tc>
        <w:tc>
          <w:tcPr>
            <w:tcW w:w="2657" w:type="dxa"/>
            <w:tcBorders/>
            <w:tcMar/>
            <w:vAlign w:val="center"/>
          </w:tcPr>
          <w:p w14:paraId="152D891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Cantidad, valor unitario y total calculado</w:t>
            </w:r>
          </w:p>
        </w:tc>
      </w:tr>
      <w:tr xmlns:wp14="http://schemas.microsoft.com/office/word/2010/wordml" w:rsidTr="6C2EBA1A" w14:paraId="5C2538E8" wp14:textId="77777777">
        <w:trPr>
          <w:trHeight w:val="315" w:hRule="atLeast"/>
        </w:trPr>
        <w:tc>
          <w:tcPr>
            <w:tcW w:w="2500" w:type="dxa"/>
            <w:tcBorders/>
            <w:tcMar/>
            <w:vAlign w:val="center"/>
          </w:tcPr>
          <w:p w14:paraId="3134114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notes</w:t>
            </w:r>
          </w:p>
        </w:tc>
        <w:tc>
          <w:tcPr>
            <w:tcW w:w="1498" w:type="dxa"/>
            <w:tcBorders/>
            <w:tcMar/>
            <w:vAlign w:val="center"/>
          </w:tcPr>
          <w:p w14:paraId="287DEB7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7B40C95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51F058E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Notas del procedimiento</w:t>
            </w:r>
          </w:p>
        </w:tc>
      </w:tr>
      <w:tr xmlns:wp14="http://schemas.microsoft.com/office/word/2010/wordml" w:rsidTr="6C2EBA1A" w14:paraId="064A549F" wp14:textId="77777777">
        <w:trPr>
          <w:trHeight w:val="315" w:hRule="atLeast"/>
        </w:trPr>
        <w:tc>
          <w:tcPr>
            <w:tcW w:w="8554" w:type="dxa"/>
            <w:gridSpan w:val="4"/>
            <w:tcBorders/>
            <w:tcMar/>
            <w:vAlign w:val="center"/>
          </w:tcPr>
          <w:p w:rsidP="6BCAD749" w14:paraId="3A13762F" wp14:textId="7ABC8B24">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val="1"/>
                <w:bCs w:val="1"/>
                <w:sz w:val="24"/>
                <w:szCs w:val="24"/>
                <w:lang w:eastAsia="en-US" w:bidi="ar-SA"/>
              </w:rPr>
              <w:t xml:space="preserve">inventory_items - Insumos del inventario del consultorio.</w:t>
            </w:r>
          </w:p>
        </w:tc>
      </w:tr>
      <w:tr xmlns:wp14="http://schemas.microsoft.com/office/word/2010/wordml" w:rsidTr="6C2EBA1A" w14:paraId="2FB7200D" wp14:textId="77777777">
        <w:trPr>
          <w:trHeight w:val="315" w:hRule="atLeast"/>
        </w:trPr>
        <w:tc>
          <w:tcPr>
            <w:tcW w:w="2500" w:type="dxa"/>
            <w:tcBorders/>
            <w:tcMar/>
            <w:vAlign w:val="center"/>
          </w:tcPr>
          <w:p w14:paraId="1A10D7B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tcMar/>
            <w:vAlign w:val="center"/>
          </w:tcPr>
          <w:p w14:paraId="1F7A5D5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50FC40F8"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7" w:type="dxa"/>
            <w:tcBorders/>
            <w:tcMar/>
            <w:vAlign w:val="center"/>
          </w:tcPr>
          <w:p w14:paraId="5A8109B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w:t>
            </w:r>
          </w:p>
        </w:tc>
      </w:tr>
      <w:tr xmlns:wp14="http://schemas.microsoft.com/office/word/2010/wordml" w:rsidTr="6C2EBA1A" w14:paraId="41BEB13A" wp14:textId="77777777">
        <w:trPr>
          <w:trHeight w:val="315" w:hRule="atLeast"/>
        </w:trPr>
        <w:tc>
          <w:tcPr>
            <w:tcW w:w="2500" w:type="dxa"/>
            <w:tcBorders/>
            <w:tcMar/>
            <w:vAlign w:val="center"/>
          </w:tcPr>
          <w:p w14:paraId="377468A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name, category</w:t>
            </w:r>
          </w:p>
        </w:tc>
        <w:tc>
          <w:tcPr>
            <w:tcW w:w="1498" w:type="dxa"/>
            <w:tcBorders/>
            <w:tcMar/>
            <w:vAlign w:val="center"/>
          </w:tcPr>
          <w:p w14:paraId="0CB5D8B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2414E23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name obligatorio</w:t>
            </w:r>
          </w:p>
        </w:tc>
        <w:tc>
          <w:tcPr>
            <w:tcW w:w="2657" w:type="dxa"/>
            <w:tcBorders/>
            <w:tcMar/>
            <w:vAlign w:val="center"/>
          </w:tcPr>
          <w:p w14:paraId="0728941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Nombre y categoría del insumo</w:t>
            </w:r>
          </w:p>
        </w:tc>
      </w:tr>
      <w:tr xmlns:wp14="http://schemas.microsoft.com/office/word/2010/wordml" w:rsidTr="6C2EBA1A" w14:paraId="2905B79B" wp14:textId="77777777">
        <w:trPr>
          <w:trHeight w:val="315" w:hRule="atLeast"/>
        </w:trPr>
        <w:tc>
          <w:tcPr>
            <w:tcW w:w="2500" w:type="dxa"/>
            <w:tcBorders/>
            <w:tcMar/>
            <w:vAlign w:val="center"/>
          </w:tcPr>
          <w:p w14:paraId="70C0F0A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sku</w:t>
            </w:r>
          </w:p>
        </w:tc>
        <w:tc>
          <w:tcPr>
            <w:tcW w:w="1498" w:type="dxa"/>
            <w:tcBorders/>
            <w:tcMar/>
            <w:vAlign w:val="center"/>
          </w:tcPr>
          <w:p w14:paraId="08C95FC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7BC65B5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Único</w:t>
            </w:r>
          </w:p>
        </w:tc>
        <w:tc>
          <w:tcPr>
            <w:tcW w:w="2657" w:type="dxa"/>
            <w:tcBorders/>
            <w:tcMar/>
            <w:vAlign w:val="center"/>
          </w:tcPr>
          <w:p w14:paraId="7292975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Código del insumo</w:t>
            </w:r>
          </w:p>
        </w:tc>
      </w:tr>
      <w:tr xmlns:wp14="http://schemas.microsoft.com/office/word/2010/wordml" w:rsidTr="6C2EBA1A" w14:paraId="482162A3" wp14:textId="77777777">
        <w:trPr>
          <w:trHeight w:val="315" w:hRule="atLeast"/>
        </w:trPr>
        <w:tc>
          <w:tcPr>
            <w:tcW w:w="2500" w:type="dxa"/>
            <w:tcBorders/>
            <w:tcMar/>
            <w:vAlign w:val="center"/>
          </w:tcPr>
          <w:p w14:paraId="64F65F7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stock, min_stock, unit</w:t>
            </w:r>
          </w:p>
        </w:tc>
        <w:tc>
          <w:tcPr>
            <w:tcW w:w="1498" w:type="dxa"/>
            <w:tcBorders/>
            <w:tcMar/>
            <w:vAlign w:val="center"/>
          </w:tcPr>
          <w:p w14:paraId="5AFC618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numeric(12,2) / text</w:t>
            </w:r>
          </w:p>
        </w:tc>
        <w:tc>
          <w:tcPr>
            <w:tcW w:w="1899" w:type="dxa"/>
            <w:tcBorders/>
            <w:tcMar/>
            <w:vAlign w:val="center"/>
          </w:tcPr>
          <w:p w14:paraId="7787E96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 stock ≥ 0</w:t>
            </w:r>
          </w:p>
        </w:tc>
        <w:tc>
          <w:tcPr>
            <w:tcW w:w="2657" w:type="dxa"/>
            <w:tcBorders/>
            <w:tcMar/>
            <w:vAlign w:val="center"/>
          </w:tcPr>
          <w:p w14:paraId="5F40BF38"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Existencias, stock mínimo y unidad de medida</w:t>
            </w:r>
          </w:p>
        </w:tc>
      </w:tr>
      <w:tr xmlns:wp14="http://schemas.microsoft.com/office/word/2010/wordml" w:rsidTr="6C2EBA1A" w14:paraId="0CEE8114" wp14:textId="77777777">
        <w:trPr>
          <w:trHeight w:val="315" w:hRule="atLeast"/>
        </w:trPr>
        <w:tc>
          <w:tcPr>
            <w:tcW w:w="2500" w:type="dxa"/>
            <w:tcBorders/>
            <w:tcMar/>
            <w:vAlign w:val="center"/>
          </w:tcPr>
          <w:p w14:paraId="77D3C35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cost, supplier, expiration_date</w:t>
            </w:r>
          </w:p>
        </w:tc>
        <w:tc>
          <w:tcPr>
            <w:tcW w:w="1498" w:type="dxa"/>
            <w:tcBorders/>
            <w:tcMar/>
            <w:vAlign w:val="center"/>
          </w:tcPr>
          <w:p w14:paraId="051BD83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numeric(12,2) / text / date</w:t>
            </w:r>
          </w:p>
        </w:tc>
        <w:tc>
          <w:tcPr>
            <w:tcW w:w="1899" w:type="dxa"/>
            <w:tcBorders/>
            <w:tcMar/>
            <w:vAlign w:val="center"/>
          </w:tcPr>
          <w:p w14:paraId="0F2FC91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cost obligatorio</w:t>
            </w:r>
          </w:p>
        </w:tc>
        <w:tc>
          <w:tcPr>
            <w:tcW w:w="2657" w:type="dxa"/>
            <w:tcBorders/>
            <w:tcMar/>
            <w:vAlign w:val="center"/>
          </w:tcPr>
          <w:p w14:paraId="110CDDE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Costo, proveedor y fecha de vencimiento</w:t>
            </w:r>
          </w:p>
        </w:tc>
      </w:tr>
      <w:tr xmlns:wp14="http://schemas.microsoft.com/office/word/2010/wordml" w:rsidTr="6C2EBA1A" w14:paraId="58300278" wp14:textId="77777777">
        <w:trPr>
          <w:trHeight w:val="315" w:hRule="atLeast"/>
        </w:trPr>
        <w:tc>
          <w:tcPr>
            <w:tcW w:w="2500" w:type="dxa"/>
            <w:tcBorders/>
            <w:tcMar/>
            <w:vAlign w:val="center"/>
          </w:tcPr>
          <w:p w14:paraId="1065BF7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active</w:t>
            </w:r>
          </w:p>
        </w:tc>
        <w:tc>
          <w:tcPr>
            <w:tcW w:w="1498" w:type="dxa"/>
            <w:tcBorders/>
            <w:tcMar/>
            <w:vAlign w:val="center"/>
          </w:tcPr>
          <w:p w14:paraId="66EF0FE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boolean</w:t>
            </w:r>
          </w:p>
        </w:tc>
        <w:tc>
          <w:tcPr>
            <w:tcW w:w="1899" w:type="dxa"/>
            <w:tcBorders/>
            <w:tcMar/>
            <w:vAlign w:val="center"/>
          </w:tcPr>
          <w:p w14:paraId="077D0EF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176919D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Permite desactivar el insumo sin borrarlo</w:t>
            </w:r>
          </w:p>
        </w:tc>
      </w:tr>
      <w:tr xmlns:wp14="http://schemas.microsoft.com/office/word/2010/wordml" w:rsidTr="6C2EBA1A" w14:paraId="26CD0209" wp14:textId="77777777">
        <w:trPr>
          <w:trHeight w:val="315" w:hRule="atLeast"/>
        </w:trPr>
        <w:tc>
          <w:tcPr>
            <w:tcW w:w="8554" w:type="dxa"/>
            <w:gridSpan w:val="4"/>
            <w:tcBorders/>
            <w:tcMar/>
            <w:vAlign w:val="center"/>
          </w:tcPr>
          <w:p w:rsidP="6D6A8635" w14:paraId="3F7182B7" wp14:textId="42FCC528">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val="1"/>
                <w:bCs w:val="1"/>
                <w:kern w:val="0"/>
                <w:sz w:val="24"/>
                <w:szCs w:val="24"/>
                <w:lang w:eastAsia="en-US" w:bidi="ar-SA"/>
              </w:rPr>
              <w:t xml:space="preserve">treatment_inventory_items - Insumos que consume cada procedimiento; al pasar el procedimiento a "Realizado", un disparador descuenta estas cantidades del inventario.</w:t>
            </w:r>
          </w:p>
        </w:tc>
      </w:tr>
      <w:tr xmlns:wp14="http://schemas.microsoft.com/office/word/2010/wordml" w:rsidTr="6C2EBA1A" w14:paraId="3E0A591C" wp14:textId="77777777">
        <w:trPr>
          <w:trHeight w:val="315" w:hRule="atLeast"/>
        </w:trPr>
        <w:tc>
          <w:tcPr>
            <w:tcW w:w="2500" w:type="dxa"/>
            <w:tcBorders/>
            <w:tcMar/>
            <w:vAlign w:val="center"/>
          </w:tcPr>
          <w:p w14:paraId="47A5587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tcMar/>
            <w:vAlign w:val="center"/>
          </w:tcPr>
          <w:p w14:paraId="55E7B15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2F32D31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7" w:type="dxa"/>
            <w:tcBorders/>
            <w:tcMar/>
            <w:vAlign w:val="center"/>
          </w:tcPr>
          <w:p w14:paraId="3360616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w:t>
            </w:r>
          </w:p>
        </w:tc>
      </w:tr>
      <w:tr xmlns:wp14="http://schemas.microsoft.com/office/word/2010/wordml" w:rsidTr="6C2EBA1A" w14:paraId="310F8675" wp14:textId="77777777">
        <w:trPr>
          <w:trHeight w:val="315" w:hRule="atLeast"/>
        </w:trPr>
        <w:tc>
          <w:tcPr>
            <w:tcW w:w="2500" w:type="dxa"/>
            <w:tcBorders/>
            <w:tcMar/>
            <w:vAlign w:val="center"/>
          </w:tcPr>
          <w:p w14:paraId="73800218"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patient_procedure_id</w:t>
            </w:r>
          </w:p>
        </w:tc>
        <w:tc>
          <w:tcPr>
            <w:tcW w:w="1498" w:type="dxa"/>
            <w:tcBorders/>
            <w:tcMar/>
            <w:vAlign w:val="center"/>
          </w:tcPr>
          <w:p w14:paraId="1D1761E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6AFB116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(patient_procedures), obligatorio</w:t>
            </w:r>
          </w:p>
        </w:tc>
        <w:tc>
          <w:tcPr>
            <w:tcW w:w="2657" w:type="dxa"/>
            <w:tcBorders/>
            <w:tcMar/>
            <w:vAlign w:val="center"/>
          </w:tcPr>
          <w:p w14:paraId="4BBBE7C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Procedimiento</w:t>
            </w:r>
          </w:p>
        </w:tc>
      </w:tr>
      <w:tr xmlns:wp14="http://schemas.microsoft.com/office/word/2010/wordml" w:rsidTr="6C2EBA1A" w14:paraId="2CF922BF" wp14:textId="77777777">
        <w:trPr>
          <w:trHeight w:val="315" w:hRule="atLeast"/>
        </w:trPr>
        <w:tc>
          <w:tcPr>
            <w:tcW w:w="2500" w:type="dxa"/>
            <w:tcBorders/>
            <w:tcMar/>
            <w:vAlign w:val="center"/>
          </w:tcPr>
          <w:p w14:paraId="3A82D82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inventory_item_id</w:t>
            </w:r>
          </w:p>
        </w:tc>
        <w:tc>
          <w:tcPr>
            <w:tcW w:w="1498" w:type="dxa"/>
            <w:tcBorders/>
            <w:tcMar/>
            <w:vAlign w:val="center"/>
          </w:tcPr>
          <w:p w14:paraId="6A94057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67EC66A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(inventory_items), obligatorio</w:t>
            </w:r>
          </w:p>
        </w:tc>
        <w:tc>
          <w:tcPr>
            <w:tcW w:w="2657" w:type="dxa"/>
            <w:tcBorders/>
            <w:tcMar/>
            <w:vAlign w:val="center"/>
          </w:tcPr>
          <w:p w14:paraId="09763DB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Insumo utilizado</w:t>
            </w:r>
          </w:p>
        </w:tc>
      </w:tr>
      <w:tr xmlns:wp14="http://schemas.microsoft.com/office/word/2010/wordml" w:rsidTr="6C2EBA1A" w14:paraId="29315F92" wp14:textId="77777777">
        <w:trPr>
          <w:trHeight w:val="315" w:hRule="atLeast"/>
        </w:trPr>
        <w:tc>
          <w:tcPr>
            <w:tcW w:w="2500" w:type="dxa"/>
            <w:tcBorders/>
            <w:tcMar/>
            <w:vAlign w:val="center"/>
          </w:tcPr>
          <w:p w14:paraId="2351ABB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quantity</w:t>
            </w:r>
          </w:p>
        </w:tc>
        <w:tc>
          <w:tcPr>
            <w:tcW w:w="1498" w:type="dxa"/>
            <w:tcBorders/>
            <w:tcMar/>
            <w:vAlign w:val="center"/>
          </w:tcPr>
          <w:p w14:paraId="28CE08B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numeric(12,2)</w:t>
            </w:r>
          </w:p>
        </w:tc>
        <w:tc>
          <w:tcPr>
            <w:tcW w:w="1899" w:type="dxa"/>
            <w:tcBorders/>
            <w:tcMar/>
            <w:vAlign w:val="center"/>
          </w:tcPr>
          <w:p w14:paraId="42E8188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 &gt; 0</w:t>
            </w:r>
          </w:p>
        </w:tc>
        <w:tc>
          <w:tcPr>
            <w:tcW w:w="2657" w:type="dxa"/>
            <w:tcBorders/>
            <w:tcMar/>
            <w:vAlign w:val="center"/>
          </w:tcPr>
          <w:p w14:paraId="3F6E3FC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Cantidad consumida</w:t>
            </w:r>
          </w:p>
        </w:tc>
      </w:tr>
      <w:tr xmlns:wp14="http://schemas.microsoft.com/office/word/2010/wordml" w:rsidTr="6C2EBA1A" w14:paraId="656F14A0" wp14:textId="77777777">
        <w:trPr>
          <w:trHeight w:val="315" w:hRule="atLeast"/>
        </w:trPr>
        <w:tc>
          <w:tcPr>
            <w:tcW w:w="8554" w:type="dxa"/>
            <w:gridSpan w:val="4"/>
            <w:tcBorders/>
            <w:tcMar/>
            <w:vAlign w:val="center"/>
          </w:tcPr>
          <w:p w:rsidP="6BCAD749" w14:paraId="30AC9FE1" wp14:textId="3A04B2F3">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val="1"/>
                <w:bCs w:val="1"/>
                <w:sz w:val="24"/>
                <w:szCs w:val="24"/>
                <w:lang w:eastAsia="en-US" w:bidi="ar-SA"/>
              </w:rPr>
              <w:t xml:space="preserve">laboratory_cases - Trabajos enviados a laboratorios externos.</w:t>
            </w:r>
          </w:p>
        </w:tc>
      </w:tr>
      <w:tr xmlns:wp14="http://schemas.microsoft.com/office/word/2010/wordml" w:rsidTr="6C2EBA1A" w14:paraId="07E19BD0" wp14:textId="77777777">
        <w:trPr>
          <w:trHeight w:val="315" w:hRule="atLeast"/>
        </w:trPr>
        <w:tc>
          <w:tcPr>
            <w:tcW w:w="2500" w:type="dxa"/>
            <w:tcBorders/>
            <w:tcMar/>
            <w:vAlign w:val="center"/>
          </w:tcPr>
          <w:p w14:paraId="3960E648"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tcMar/>
            <w:vAlign w:val="center"/>
          </w:tcPr>
          <w:p w14:paraId="41C792B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0E92484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7" w:type="dxa"/>
            <w:tcBorders/>
            <w:tcMar/>
            <w:vAlign w:val="center"/>
          </w:tcPr>
          <w:p w14:paraId="436D58E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w:t>
            </w:r>
          </w:p>
        </w:tc>
      </w:tr>
      <w:tr xmlns:wp14="http://schemas.microsoft.com/office/word/2010/wordml" w:rsidTr="6C2EBA1A" w14:paraId="300A2E2C" wp14:textId="77777777">
        <w:trPr>
          <w:trHeight w:val="315" w:hRule="atLeast"/>
        </w:trPr>
        <w:tc>
          <w:tcPr>
            <w:tcW w:w="2500" w:type="dxa"/>
            <w:tcBorders/>
            <w:tcMar/>
            <w:vAlign w:val="center"/>
          </w:tcPr>
          <w:p w14:paraId="534A52B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patient_id</w:t>
            </w:r>
          </w:p>
        </w:tc>
        <w:tc>
          <w:tcPr>
            <w:tcW w:w="1498" w:type="dxa"/>
            <w:tcBorders/>
            <w:tcMar/>
            <w:vAlign w:val="center"/>
          </w:tcPr>
          <w:p w14:paraId="6217B24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uuid</w:t>
            </w:r>
          </w:p>
        </w:tc>
        <w:tc>
          <w:tcPr>
            <w:tcW w:w="1899" w:type="dxa"/>
            <w:tcBorders/>
            <w:tcMar/>
            <w:vAlign w:val="center"/>
          </w:tcPr>
          <w:p w14:paraId="1F1861E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(patients), obligatorio</w:t>
            </w:r>
          </w:p>
        </w:tc>
        <w:tc>
          <w:tcPr>
            <w:tcW w:w="2657" w:type="dxa"/>
            <w:tcBorders/>
            <w:tcMar/>
            <w:vAlign w:val="center"/>
          </w:tcPr>
          <w:p w14:paraId="3F8A29D8"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Paciente</w:t>
            </w:r>
          </w:p>
        </w:tc>
      </w:tr>
      <w:tr xmlns:wp14="http://schemas.microsoft.com/office/word/2010/wordml" w:rsidTr="6C2EBA1A" w14:paraId="4FD82DF5" wp14:textId="77777777">
        <w:trPr>
          <w:trHeight w:val="315" w:hRule="atLeast"/>
        </w:trPr>
        <w:tc>
          <w:tcPr>
            <w:tcW w:w="2500" w:type="dxa"/>
            <w:tcBorders/>
            <w:tcMar/>
            <w:vAlign w:val="center"/>
          </w:tcPr>
          <w:p w14:paraId="5F70B3A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patient_procedure_id</w:t>
            </w:r>
          </w:p>
        </w:tc>
        <w:tc>
          <w:tcPr>
            <w:tcW w:w="1498" w:type="dxa"/>
            <w:tcBorders/>
            <w:tcMar/>
            <w:vAlign w:val="center"/>
          </w:tcPr>
          <w:p w14:paraId="4BB3285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67D6C82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(patient_procedures)</w:t>
            </w:r>
          </w:p>
        </w:tc>
        <w:tc>
          <w:tcPr>
            <w:tcW w:w="2657" w:type="dxa"/>
            <w:tcBorders/>
            <w:tcMar/>
            <w:vAlign w:val="center"/>
          </w:tcPr>
          <w:p w14:paraId="3E16C71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Procedimiento que origina el trabajo</w:t>
            </w:r>
          </w:p>
        </w:tc>
      </w:tr>
      <w:tr xmlns:wp14="http://schemas.microsoft.com/office/word/2010/wordml" w:rsidTr="6C2EBA1A" w14:paraId="375EBFEA" wp14:textId="77777777">
        <w:trPr>
          <w:trHeight w:val="315" w:hRule="atLeast"/>
        </w:trPr>
        <w:tc>
          <w:tcPr>
            <w:tcW w:w="2500" w:type="dxa"/>
            <w:tcBorders/>
            <w:tcMar/>
            <w:vAlign w:val="center"/>
          </w:tcPr>
          <w:p w14:paraId="4BC9270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procedure_catalog_id, doctor_id</w:t>
            </w:r>
          </w:p>
        </w:tc>
        <w:tc>
          <w:tcPr>
            <w:tcW w:w="1498" w:type="dxa"/>
            <w:tcBorders/>
            <w:tcMar/>
            <w:vAlign w:val="center"/>
          </w:tcPr>
          <w:p w14:paraId="479E17F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1B0A6C2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(procedure_catalog), FK (doctors)</w:t>
            </w:r>
          </w:p>
        </w:tc>
        <w:tc>
          <w:tcPr>
            <w:tcW w:w="2657" w:type="dxa"/>
            <w:tcBorders/>
            <w:tcMar/>
            <w:vAlign w:val="center"/>
          </w:tcPr>
          <w:p w14:paraId="7839DEA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Procedimiento del catálogo y odontólogo que lo ordena</w:t>
            </w:r>
          </w:p>
        </w:tc>
      </w:tr>
      <w:tr xmlns:wp14="http://schemas.microsoft.com/office/word/2010/wordml" w:rsidTr="6C2EBA1A" w14:paraId="1DEE546F" wp14:textId="77777777">
        <w:trPr>
          <w:trHeight w:val="315" w:hRule="atLeast"/>
        </w:trPr>
        <w:tc>
          <w:tcPr>
            <w:tcW w:w="2500" w:type="dxa"/>
            <w:tcBorders/>
            <w:tcMar/>
            <w:vAlign w:val="center"/>
          </w:tcPr>
          <w:p w14:paraId="15CB330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work_name, lab_name</w:t>
            </w:r>
          </w:p>
        </w:tc>
        <w:tc>
          <w:tcPr>
            <w:tcW w:w="1498" w:type="dxa"/>
            <w:tcBorders/>
            <w:tcMar/>
            <w:vAlign w:val="center"/>
          </w:tcPr>
          <w:p w14:paraId="7F21093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70330FC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work_name obligatorio</w:t>
            </w:r>
          </w:p>
        </w:tc>
        <w:tc>
          <w:tcPr>
            <w:tcW w:w="2657" w:type="dxa"/>
            <w:tcBorders/>
            <w:tcMar/>
            <w:vAlign w:val="center"/>
          </w:tcPr>
          <w:p w14:paraId="10B93B8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Trabajo solicitado y laboratorio</w:t>
            </w:r>
          </w:p>
        </w:tc>
      </w:tr>
      <w:tr xmlns:wp14="http://schemas.microsoft.com/office/word/2010/wordml" w:rsidTr="6C2EBA1A" w14:paraId="7F62B3E9" wp14:textId="77777777">
        <w:trPr>
          <w:trHeight w:val="315" w:hRule="atLeast"/>
        </w:trPr>
        <w:tc>
          <w:tcPr>
            <w:tcW w:w="2500" w:type="dxa"/>
            <w:tcBorders/>
            <w:tcMar/>
            <w:vAlign w:val="center"/>
          </w:tcPr>
          <w:p w14:paraId="41A33B9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due_date, received_date, delivered_date</w:t>
            </w:r>
          </w:p>
        </w:tc>
        <w:tc>
          <w:tcPr>
            <w:tcW w:w="1498" w:type="dxa"/>
            <w:tcBorders/>
            <w:tcMar/>
            <w:vAlign w:val="center"/>
          </w:tcPr>
          <w:p w14:paraId="086BE84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date</w:t>
            </w:r>
          </w:p>
        </w:tc>
        <w:tc>
          <w:tcPr>
            <w:tcW w:w="1899" w:type="dxa"/>
            <w:tcBorders/>
            <w:tcMar/>
            <w:vAlign w:val="center"/>
          </w:tcPr>
          <w:p w14:paraId="4B4D723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4DC9C16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Fechas de entrega pactada, recepción y entrega al paciente</w:t>
            </w:r>
          </w:p>
        </w:tc>
      </w:tr>
      <w:tr xmlns:wp14="http://schemas.microsoft.com/office/word/2010/wordml" w:rsidTr="6C2EBA1A" w14:paraId="4244FFEC" wp14:textId="77777777">
        <w:trPr>
          <w:trHeight w:val="315" w:hRule="atLeast"/>
        </w:trPr>
        <w:tc>
          <w:tcPr>
            <w:tcW w:w="2500" w:type="dxa"/>
            <w:tcBorders/>
            <w:tcMar/>
            <w:vAlign w:val="center"/>
          </w:tcPr>
          <w:p w14:paraId="229FC168"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status</w:t>
            </w:r>
          </w:p>
        </w:tc>
        <w:tc>
          <w:tcPr>
            <w:tcW w:w="1498" w:type="dxa"/>
            <w:tcBorders/>
            <w:tcMar/>
            <w:vAlign w:val="center"/>
          </w:tcPr>
          <w:p w14:paraId="6E90DA1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4466D1E8"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08AAE61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Pendiente, En proceso, Entregado o Cancelado</w:t>
            </w:r>
          </w:p>
        </w:tc>
      </w:tr>
      <w:tr xmlns:wp14="http://schemas.microsoft.com/office/word/2010/wordml" w:rsidTr="6C2EBA1A" w14:paraId="2C9721C3" wp14:textId="77777777">
        <w:trPr>
          <w:trHeight w:val="315" w:hRule="atLeast"/>
        </w:trPr>
        <w:tc>
          <w:tcPr>
            <w:tcW w:w="2500" w:type="dxa"/>
            <w:tcBorders/>
            <w:tcMar/>
            <w:vAlign w:val="center"/>
          </w:tcPr>
          <w:p w14:paraId="086A58A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notes</w:t>
            </w:r>
          </w:p>
        </w:tc>
        <w:tc>
          <w:tcPr>
            <w:tcW w:w="1498" w:type="dxa"/>
            <w:tcBorders/>
            <w:tcMar/>
            <w:vAlign w:val="center"/>
          </w:tcPr>
          <w:p w14:paraId="588DBB7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2093CA6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1E23415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Observaciones</w:t>
            </w:r>
          </w:p>
        </w:tc>
      </w:tr>
    </w:tbl>
    <w:p xmlns:wp14="http://schemas.microsoft.com/office/word/2010/wordml" w14:paraId="13F9E191" wp14:textId="77777777">
      <w:pPr>
        <w:pStyle w:val="Normal"/>
        <w:ind w:hanging="0"/>
        <w:jc w:val="star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xmlns:wp14="http://schemas.microsoft.com/office/word/2010/wordml" w14:paraId="57071A1B" wp14:textId="77777777">
      <w:pPr>
        <w:pStyle w:val="Caption"/>
        <w:keepNext w:val="true"/>
        <w:spacing w:before="240" w:after="0" w:line="480" w:lineRule="auto"/>
        <w:ind w:hanging="0"/>
        <w:jc w:val="start"/>
        <w:rPr>
          <w:rFonts w:ascii="Times New Roman" w:hAnsi="Times New Roman"/>
          <w:sz w:val="24"/>
          <w:szCs w:val="24"/>
        </w:rPr>
      </w:pPr>
      <w:bookmarkStart w:name="bm_Tabla_B5_diccionario" w:id="215"/>
      <w:bookmarkEnd w:id="215"/>
      <w:r>
        <w:rPr>
          <w:rFonts w:eastAsia="Times New Roman"/>
          <w:b/>
          <w:bCs/>
          <w:sz w:val="24"/>
          <w:szCs w:val="24"/>
        </w:rPr>
        <w:t>Tabla B.5</w:t>
      </w:r>
    </w:p>
    <w:p xmlns:wp14="http://schemas.microsoft.com/office/word/2010/wordml" w:rsidP="6BCAD749" w14:paraId="708B9B9A" wp14:textId="1339849A">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Diccionario de datos - agenda y comunicaciones</w:t>
      </w:r>
    </w:p>
    <w:tbl>
      <w:tblPr>
        <w:tblStyle w:val="Tablaconcuadrcula"/>
        <w:tblW w:w="8554" w:type="dxa"/>
        <w:jc w:val="start"/>
        <w:tblInd w:w="713" w:type="dxa"/>
        <w:tblLayout w:type="fixed"/>
        <w:tblCellMar>
          <w:top w:w="30" w:type="dxa"/>
          <w:start w:w="120" w:type="dxa"/>
          <w:bottom w:w="30" w:type="dxa"/>
          <w:end w:w="120" w:type="dxa"/>
        </w:tblCellMar>
        <w:tblLook w:val="06A0" w:firstRow="1" w:lastRow="0" w:firstColumn="1" w:lastColumn="0" w:noHBand="1" w:noVBand="1"/>
      </w:tblPr>
      <w:tblGrid>
        <w:gridCol w:w="2500"/>
        <w:gridCol w:w="1498"/>
        <w:gridCol w:w="1899"/>
        <w:gridCol w:w="2657"/>
      </w:tblGrid>
      <w:tr xmlns:wp14="http://schemas.microsoft.com/office/word/2010/wordml" w:rsidTr="6C2EBA1A" w14:paraId="3A47D236" wp14:textId="77777777">
        <w:trPr>
          <w:trHeight w:val="315" w:hRule="atLeast"/>
          <w:cnfStyle w:val="100000000000" w:firstRow="1" w:lastRow="0" w:firstColumn="0" w:lastColumn="0" w:oddVBand="0" w:evenVBand="0" w:oddHBand="0" w:evenHBand="0" w:firstRowFirstColumn="0" w:firstRowLastColumn="0" w:lastRowFirstColumn="0" w:lastRowLastColumn="0"/>
        </w:trPr>
        <w:tc>
          <w:tcPr>
            <w:tcW w:w="2500" w:type="dxa"/>
            <w:tcBorders/>
            <w:tcMar/>
            <w:vAlign w:val="center"/>
          </w:tcPr>
          <w:p w14:paraId="31082AD6"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Campo</w:t>
            </w:r>
          </w:p>
        </w:tc>
        <w:tc>
          <w:tcPr>
            <w:tcW w:w="1498" w:type="dxa"/>
            <w:tcBorders/>
            <w:tcMar/>
            <w:vAlign w:val="center"/>
          </w:tcPr>
          <w:p w14:paraId="420F41A7"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Tipo</w:t>
            </w:r>
          </w:p>
        </w:tc>
        <w:tc>
          <w:tcPr>
            <w:tcW w:w="1899" w:type="dxa"/>
            <w:tcBorders/>
            <w:tcMar/>
            <w:vAlign w:val="center"/>
          </w:tcPr>
          <w:p w14:paraId="0CFF6E91"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Restricciones</w:t>
            </w:r>
          </w:p>
        </w:tc>
        <w:tc>
          <w:tcPr>
            <w:tcW w:w="2657" w:type="dxa"/>
            <w:tcBorders/>
            <w:tcMar/>
            <w:vAlign w:val="center"/>
          </w:tcPr>
          <w:p w14:paraId="7F1F0475"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Descripción</w:t>
            </w:r>
          </w:p>
        </w:tc>
      </w:tr>
      <w:tr xmlns:wp14="http://schemas.microsoft.com/office/word/2010/wordml" w:rsidTr="6C2EBA1A" w14:paraId="4E42AD13" wp14:textId="77777777">
        <w:trPr>
          <w:trHeight w:val="315" w:hRule="atLeast"/>
        </w:trPr>
        <w:tc>
          <w:tcPr>
            <w:tcW w:w="8554" w:type="dxa"/>
            <w:gridSpan w:val="4"/>
            <w:tcBorders/>
            <w:tcMar/>
            <w:vAlign w:val="center"/>
          </w:tcPr>
          <w:p w:rsidP="6BCAD749" w14:paraId="034D15D0" wp14:textId="574D7473">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val="1"/>
                <w:bCs w:val="1"/>
                <w:sz w:val="24"/>
                <w:szCs w:val="24"/>
                <w:lang w:eastAsia="en-US" w:bidi="ar-SA"/>
              </w:rPr>
              <w:t xml:space="preserve">appointments - Registro local de cada cita, enlazado con su evento de Google Calendar.</w:t>
            </w:r>
          </w:p>
        </w:tc>
      </w:tr>
      <w:tr xmlns:wp14="http://schemas.microsoft.com/office/word/2010/wordml" w:rsidTr="6C2EBA1A" w14:paraId="64B0D05F" wp14:textId="77777777">
        <w:trPr>
          <w:trHeight w:val="315" w:hRule="atLeast"/>
        </w:trPr>
        <w:tc>
          <w:tcPr>
            <w:tcW w:w="2500" w:type="dxa"/>
            <w:tcBorders/>
            <w:tcMar/>
            <w:vAlign w:val="center"/>
          </w:tcPr>
          <w:p w14:paraId="38E1FF6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tcMar/>
            <w:vAlign w:val="center"/>
          </w:tcPr>
          <w:p w14:paraId="0ED6D04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358493E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7" w:type="dxa"/>
            <w:tcBorders/>
            <w:tcMar/>
            <w:vAlign w:val="center"/>
          </w:tcPr>
          <w:p w14:paraId="4EA0388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w:t>
            </w:r>
          </w:p>
        </w:tc>
      </w:tr>
      <w:tr xmlns:wp14="http://schemas.microsoft.com/office/word/2010/wordml" w:rsidTr="6C2EBA1A" w14:paraId="14CF46C8" wp14:textId="77777777">
        <w:trPr>
          <w:trHeight w:val="315" w:hRule="atLeast"/>
        </w:trPr>
        <w:tc>
          <w:tcPr>
            <w:tcW w:w="2500" w:type="dxa"/>
            <w:tcBorders/>
            <w:tcMar/>
            <w:vAlign w:val="center"/>
          </w:tcPr>
          <w:p w14:paraId="22D4726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patient_id</w:t>
            </w:r>
          </w:p>
        </w:tc>
        <w:tc>
          <w:tcPr>
            <w:tcW w:w="1498" w:type="dxa"/>
            <w:tcBorders/>
            <w:tcMar/>
            <w:vAlign w:val="center"/>
          </w:tcPr>
          <w:p w14:paraId="45048C6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uuid</w:t>
            </w:r>
          </w:p>
        </w:tc>
        <w:tc>
          <w:tcPr>
            <w:tcW w:w="1899" w:type="dxa"/>
            <w:tcBorders/>
            <w:tcMar/>
            <w:vAlign w:val="center"/>
          </w:tcPr>
          <w:p w14:paraId="718A4B5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(patients)</w:t>
            </w:r>
          </w:p>
        </w:tc>
        <w:tc>
          <w:tcPr>
            <w:tcW w:w="2657" w:type="dxa"/>
            <w:tcBorders/>
            <w:tcMar/>
            <w:vAlign w:val="center"/>
          </w:tcPr>
          <w:p w14:paraId="48BD9CB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Paciente citado</w:t>
            </w:r>
          </w:p>
        </w:tc>
      </w:tr>
      <w:tr xmlns:wp14="http://schemas.microsoft.com/office/word/2010/wordml" w:rsidTr="6C2EBA1A" w14:paraId="075050D8" wp14:textId="77777777">
        <w:trPr>
          <w:trHeight w:val="315" w:hRule="atLeast"/>
        </w:trPr>
        <w:tc>
          <w:tcPr>
            <w:tcW w:w="2500" w:type="dxa"/>
            <w:tcBorders/>
            <w:tcMar/>
            <w:vAlign w:val="center"/>
          </w:tcPr>
          <w:p w14:paraId="653BF2B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google_event_id</w:t>
            </w:r>
          </w:p>
        </w:tc>
        <w:tc>
          <w:tcPr>
            <w:tcW w:w="1498" w:type="dxa"/>
            <w:tcBorders/>
            <w:tcMar/>
            <w:vAlign w:val="center"/>
          </w:tcPr>
          <w:p w14:paraId="1631CE4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2D5D8E4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Único</w:t>
            </w:r>
          </w:p>
        </w:tc>
        <w:tc>
          <w:tcPr>
            <w:tcW w:w="2657" w:type="dxa"/>
            <w:tcBorders/>
            <w:tcMar/>
            <w:vAlign w:val="center"/>
          </w:tcPr>
          <w:p w14:paraId="4428D11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 del evento en Google Calendar</w:t>
            </w:r>
          </w:p>
        </w:tc>
      </w:tr>
      <w:tr xmlns:wp14="http://schemas.microsoft.com/office/word/2010/wordml" w:rsidTr="6C2EBA1A" w14:paraId="631CCF9D" wp14:textId="77777777">
        <w:trPr>
          <w:trHeight w:val="315" w:hRule="atLeast"/>
        </w:trPr>
        <w:tc>
          <w:tcPr>
            <w:tcW w:w="2500" w:type="dxa"/>
            <w:tcBorders/>
            <w:tcMar/>
            <w:vAlign w:val="center"/>
          </w:tcPr>
          <w:p w14:paraId="72F07CB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start_at, end_at</w:t>
            </w:r>
          </w:p>
        </w:tc>
        <w:tc>
          <w:tcPr>
            <w:tcW w:w="1498" w:type="dxa"/>
            <w:tcBorders/>
            <w:tcMar/>
            <w:vAlign w:val="center"/>
          </w:tcPr>
          <w:p w14:paraId="4F8F3B6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timestamptz</w:t>
            </w:r>
          </w:p>
        </w:tc>
        <w:tc>
          <w:tcPr>
            <w:tcW w:w="1899" w:type="dxa"/>
            <w:tcBorders/>
            <w:tcMar/>
            <w:vAlign w:val="center"/>
          </w:tcPr>
          <w:p w14:paraId="2503B19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44F414B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Inicio y fin de la cita</w:t>
            </w:r>
          </w:p>
        </w:tc>
      </w:tr>
      <w:tr xmlns:wp14="http://schemas.microsoft.com/office/word/2010/wordml" w:rsidTr="6C2EBA1A" w14:paraId="4A841AE3" wp14:textId="77777777">
        <w:trPr>
          <w:trHeight w:val="315" w:hRule="atLeast"/>
        </w:trPr>
        <w:tc>
          <w:tcPr>
            <w:tcW w:w="2500" w:type="dxa"/>
            <w:tcBorders/>
            <w:tcMar/>
            <w:vAlign w:val="center"/>
          </w:tcPr>
          <w:p w14:paraId="7DDFEC7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service_type</w:t>
            </w:r>
          </w:p>
        </w:tc>
        <w:tc>
          <w:tcPr>
            <w:tcW w:w="1498" w:type="dxa"/>
            <w:tcBorders/>
            <w:tcMar/>
            <w:vAlign w:val="center"/>
          </w:tcPr>
          <w:p w14:paraId="6FD41F3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3828874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44B9078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Tipo de servicio</w:t>
            </w:r>
          </w:p>
        </w:tc>
      </w:tr>
      <w:tr xmlns:wp14="http://schemas.microsoft.com/office/word/2010/wordml" w:rsidTr="6C2EBA1A" w14:paraId="4F49BFA2" wp14:textId="77777777">
        <w:trPr>
          <w:trHeight w:val="315" w:hRule="atLeast"/>
        </w:trPr>
        <w:tc>
          <w:tcPr>
            <w:tcW w:w="2500" w:type="dxa"/>
            <w:tcBorders/>
            <w:tcMar/>
            <w:vAlign w:val="center"/>
          </w:tcPr>
          <w:p w14:paraId="4CD2969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status</w:t>
            </w:r>
          </w:p>
        </w:tc>
        <w:tc>
          <w:tcPr>
            <w:tcW w:w="1498" w:type="dxa"/>
            <w:tcBorders/>
            <w:tcMar/>
            <w:vAlign w:val="center"/>
          </w:tcPr>
          <w:p w14:paraId="4CDF193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3DCE478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7E8DA958"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del w:id="9090" w:author="Revisión" w:date="2026-10-25T22:30:00Z">
              <w:r>
                <w:rPr>
                  <w:rFonts w:eastAsia="Times New Roman" w:cs="Times New Roman"/>
                  <w:kern w:val="0"/>
                  <w:sz w:val="24"/>
                  <w:szCs w:val="24"/>
                  <w:lang w:eastAsia="en-US" w:bidi="ar-SA"/>
                </w:rPr>
                <w:delText xml:space="preserve">Confirmada, Cancelada o No asistida</w:delText>
              </w:r>
            </w:del>
            <w:ins w:id="9091" w:author="Revisión" w:date="2026-10-25T22:30:00Z">
              <w:r>
                <w:rPr>
                  <w:rFonts w:eastAsia="Times New Roman" w:cs="Times New Roman"/>
                  <w:kern w:val="0"/>
                  <w:sz w:val="24"/>
                  <w:szCs w:val="24"/>
                  <w:lang w:eastAsia="en-US" w:bidi="ar-SA"/>
                </w:rPr>
                <w:t xml:space="preserve">Solicitada, Confirmada, Cancelada o No asistida</w:t>
              </w:r>
            </w:ins>
          </w:p>
        </w:tc>
      </w:tr>
      <w:tr xmlns:wp14="http://schemas.microsoft.com/office/word/2010/wordml" w:rsidTr="6C2EBA1A" w14:paraId="6BD747F4" wp14:textId="77777777">
        <w:trPr>
          <w:trHeight w:val="315" w:hRule="atLeast"/>
        </w:trPr>
        <w:tc>
          <w:tcPr>
            <w:tcW w:w="2500" w:type="dxa"/>
            <w:tcBorders/>
            <w:tcMar/>
            <w:vAlign w:val="center"/>
          </w:tcPr>
          <w:p w14:paraId="3E131CE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source, requester_phone</w:t>
            </w:r>
          </w:p>
        </w:tc>
        <w:tc>
          <w:tcPr>
            <w:tcW w:w="1498" w:type="dxa"/>
            <w:tcBorders/>
            <w:tcMar/>
            <w:vAlign w:val="center"/>
          </w:tcPr>
          <w:p w14:paraId="21BBE5F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6B46AA2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source obligatorio</w:t>
            </w:r>
          </w:p>
        </w:tc>
        <w:tc>
          <w:tcPr>
            <w:tcW w:w="2657" w:type="dxa"/>
            <w:tcBorders/>
            <w:tcMar/>
            <w:vAlign w:val="center"/>
          </w:tcPr>
          <w:p w14:paraId="164F72C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Origen de la cita (sistema o WhatsApp) y celular de quien la solicitó</w:t>
            </w:r>
          </w:p>
        </w:tc>
      </w:tr>
      <w:tr xmlns:wp14="http://schemas.microsoft.com/office/word/2010/wordml" w:rsidTr="6C2EBA1A" w14:paraId="6E50522A" wp14:textId="77777777">
        <w:trPr>
          <w:trHeight w:val="315" w:hRule="atLeast"/>
        </w:trPr>
        <w:tc>
          <w:tcPr>
            <w:tcW w:w="2500" w:type="dxa"/>
            <w:tcBorders/>
            <w:tcMar/>
            <w:vAlign w:val="center"/>
          </w:tcPr>
          <w:p w14:paraId="7E2B46A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reminder_sent_at</w:t>
            </w:r>
          </w:p>
        </w:tc>
        <w:tc>
          <w:tcPr>
            <w:tcW w:w="1498" w:type="dxa"/>
            <w:tcBorders/>
            <w:tcMar/>
            <w:vAlign w:val="center"/>
          </w:tcPr>
          <w:p w14:paraId="505EE8F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timestamptz</w:t>
            </w:r>
          </w:p>
        </w:tc>
        <w:tc>
          <w:tcPr>
            <w:tcW w:w="1899" w:type="dxa"/>
            <w:tcBorders/>
            <w:tcMar/>
            <w:vAlign w:val="center"/>
          </w:tcPr>
          <w:p w14:paraId="20BD9A1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172B394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Fecha en que se envió el recordatorio</w:t>
            </w:r>
          </w:p>
        </w:tc>
      </w:tr>
      <w:tr xmlns:wp14="http://schemas.microsoft.com/office/word/2010/wordml" w:rsidTr="6C2EBA1A" w14:paraId="746F783F" wp14:textId="77777777">
        <w:trPr>
          <w:trHeight w:val="315" w:hRule="atLeast"/>
        </w:trPr>
        <w:tc>
          <w:tcPr>
            <w:tcW w:w="2500" w:type="dxa"/>
            <w:tcBorders/>
            <w:tcMar/>
            <w:vAlign w:val="center"/>
          </w:tcPr>
          <w:p w14:paraId="687501D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notes</w:t>
            </w:r>
          </w:p>
        </w:tc>
        <w:tc>
          <w:tcPr>
            <w:tcW w:w="1498" w:type="dxa"/>
            <w:tcBorders/>
            <w:tcMar/>
            <w:vAlign w:val="center"/>
          </w:tcPr>
          <w:p w14:paraId="2D9DA92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0C136CF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0787611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Observaciones</w:t>
            </w:r>
          </w:p>
        </w:tc>
      </w:tr>
      <w:tr xmlns:wp14="http://schemas.microsoft.com/office/word/2010/wordml" w:rsidTr="6C2EBA1A" w14:paraId="5F3949F5" wp14:textId="77777777">
        <w:trPr>
          <w:trHeight w:val="315" w:hRule="atLeast"/>
        </w:trPr>
        <w:tc>
          <w:tcPr>
            <w:tcW w:w="8554" w:type="dxa"/>
            <w:gridSpan w:val="4"/>
            <w:tcBorders/>
            <w:tcMar/>
            <w:vAlign w:val="center"/>
          </w:tcPr>
          <w:p w:rsidP="6BCAD749" w14:paraId="27194FD4" wp14:textId="34D1471A">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val="1"/>
                <w:bCs w:val="1"/>
                <w:sz w:val="24"/>
                <w:szCs w:val="24"/>
                <w:lang w:eastAsia="en-US" w:bidi="ar-SA"/>
              </w:rPr>
              <w:t xml:space="preserve">message_templates - Plantillas de los mensajes que se envían a los pacientes.</w:t>
            </w:r>
          </w:p>
        </w:tc>
      </w:tr>
      <w:tr xmlns:wp14="http://schemas.microsoft.com/office/word/2010/wordml" w:rsidTr="6C2EBA1A" w14:paraId="2A376DD3" wp14:textId="77777777">
        <w:trPr>
          <w:trHeight w:val="315" w:hRule="atLeast"/>
        </w:trPr>
        <w:tc>
          <w:tcPr>
            <w:tcW w:w="2500" w:type="dxa"/>
            <w:tcBorders/>
            <w:tcMar/>
            <w:vAlign w:val="center"/>
          </w:tcPr>
          <w:p w14:paraId="3B6B5CA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tcMar/>
            <w:vAlign w:val="center"/>
          </w:tcPr>
          <w:p w14:paraId="58C8E37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3E2B9A7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7" w:type="dxa"/>
            <w:tcBorders/>
            <w:tcMar/>
            <w:vAlign w:val="center"/>
          </w:tcPr>
          <w:p w14:paraId="22A061B8"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w:t>
            </w:r>
          </w:p>
        </w:tc>
      </w:tr>
      <w:tr xmlns:wp14="http://schemas.microsoft.com/office/word/2010/wordml" w:rsidTr="6C2EBA1A" w14:paraId="70983F11" wp14:textId="77777777">
        <w:trPr>
          <w:trHeight w:val="315" w:hRule="atLeast"/>
        </w:trPr>
        <w:tc>
          <w:tcPr>
            <w:tcW w:w="2500" w:type="dxa"/>
            <w:tcBorders/>
            <w:tcMar/>
            <w:vAlign w:val="center"/>
          </w:tcPr>
          <w:p w14:paraId="2E98A7C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name, channel, subject</w:t>
            </w:r>
          </w:p>
        </w:tc>
        <w:tc>
          <w:tcPr>
            <w:tcW w:w="1498" w:type="dxa"/>
            <w:tcBorders/>
            <w:tcMar/>
            <w:vAlign w:val="center"/>
          </w:tcPr>
          <w:p w14:paraId="7CAE54B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72AFC8C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name y channel obligatorios</w:t>
            </w:r>
          </w:p>
        </w:tc>
        <w:tc>
          <w:tcPr>
            <w:tcW w:w="2657" w:type="dxa"/>
            <w:tcBorders/>
            <w:tcMar/>
            <w:vAlign w:val="center"/>
          </w:tcPr>
          <w:p w14:paraId="422A2FB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Nombre, canal y asunto de la plantilla</w:t>
            </w:r>
          </w:p>
        </w:tc>
      </w:tr>
      <w:tr xmlns:wp14="http://schemas.microsoft.com/office/word/2010/wordml" w:rsidTr="6C2EBA1A" w14:paraId="0B1D8E80" wp14:textId="77777777">
        <w:trPr>
          <w:trHeight w:val="315" w:hRule="atLeast"/>
        </w:trPr>
        <w:tc>
          <w:tcPr>
            <w:tcW w:w="2500" w:type="dxa"/>
            <w:tcBorders/>
            <w:tcMar/>
            <w:vAlign w:val="center"/>
          </w:tcPr>
          <w:p w14:paraId="24EDDFA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body</w:t>
            </w:r>
          </w:p>
        </w:tc>
        <w:tc>
          <w:tcPr>
            <w:tcW w:w="1498" w:type="dxa"/>
            <w:tcBorders/>
            <w:tcMar/>
            <w:vAlign w:val="center"/>
          </w:tcPr>
          <w:p w14:paraId="04AC04E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5EC2225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10FA969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Texto con variables como {nombre}, {fecha} y {hora}</w:t>
            </w:r>
          </w:p>
        </w:tc>
      </w:tr>
      <w:tr xmlns:wp14="http://schemas.microsoft.com/office/word/2010/wordml" w:rsidTr="6C2EBA1A" w14:paraId="3165D41E" wp14:textId="77777777">
        <w:trPr>
          <w:trHeight w:val="315" w:hRule="atLeast"/>
        </w:trPr>
        <w:tc>
          <w:tcPr>
            <w:tcW w:w="2500" w:type="dxa"/>
            <w:tcBorders/>
            <w:tcMar/>
            <w:vAlign w:val="center"/>
          </w:tcPr>
          <w:p w14:paraId="6930F43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active</w:t>
            </w:r>
          </w:p>
        </w:tc>
        <w:tc>
          <w:tcPr>
            <w:tcW w:w="1498" w:type="dxa"/>
            <w:tcBorders/>
            <w:tcMar/>
            <w:vAlign w:val="center"/>
          </w:tcPr>
          <w:p w14:paraId="7F388F4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boolean</w:t>
            </w:r>
          </w:p>
        </w:tc>
        <w:tc>
          <w:tcPr>
            <w:tcW w:w="1899" w:type="dxa"/>
            <w:tcBorders/>
            <w:tcMar/>
            <w:vAlign w:val="center"/>
          </w:tcPr>
          <w:p w14:paraId="7C36266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3054175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Plantilla en uso</w:t>
            </w:r>
          </w:p>
        </w:tc>
      </w:tr>
      <w:tr xmlns:wp14="http://schemas.microsoft.com/office/word/2010/wordml" w:rsidTr="6C2EBA1A" w14:paraId="7FFA81BD" wp14:textId="77777777">
        <w:trPr>
          <w:trHeight w:val="315" w:hRule="atLeast"/>
        </w:trPr>
        <w:tc>
          <w:tcPr>
            <w:tcW w:w="8554" w:type="dxa"/>
            <w:gridSpan w:val="4"/>
            <w:tcBorders/>
            <w:tcMar/>
            <w:vAlign w:val="center"/>
          </w:tcPr>
          <w:p w:rsidP="6BCAD749" w14:paraId="632A9F8C" wp14:textId="187BD50F">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val="1"/>
                <w:bCs w:val="1"/>
                <w:sz w:val="24"/>
                <w:szCs w:val="24"/>
                <w:lang w:eastAsia="en-US" w:bidi="ar-SA"/>
              </w:rPr>
              <w:t xml:space="preserve">whatsapp_messages - Cola e historial de los mensajes de WhatsApp enviados y recibidos.</w:t>
            </w:r>
          </w:p>
        </w:tc>
      </w:tr>
      <w:tr xmlns:wp14="http://schemas.microsoft.com/office/word/2010/wordml" w:rsidTr="6C2EBA1A" w14:paraId="1FCDF8FB" wp14:textId="77777777">
        <w:trPr>
          <w:trHeight w:val="315" w:hRule="atLeast"/>
        </w:trPr>
        <w:tc>
          <w:tcPr>
            <w:tcW w:w="2500" w:type="dxa"/>
            <w:tcBorders/>
            <w:tcMar/>
            <w:vAlign w:val="center"/>
          </w:tcPr>
          <w:p w14:paraId="7876C75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tcMar/>
            <w:vAlign w:val="center"/>
          </w:tcPr>
          <w:p w14:paraId="510B999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34C7EEC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7" w:type="dxa"/>
            <w:tcBorders/>
            <w:tcMar/>
            <w:vAlign w:val="center"/>
          </w:tcPr>
          <w:p w14:paraId="4FEDF5F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w:t>
            </w:r>
          </w:p>
        </w:tc>
      </w:tr>
      <w:tr xmlns:wp14="http://schemas.microsoft.com/office/word/2010/wordml" w:rsidTr="6C2EBA1A" w14:paraId="08C513AD" wp14:textId="77777777">
        <w:trPr>
          <w:trHeight w:val="315" w:hRule="atLeast"/>
        </w:trPr>
        <w:tc>
          <w:tcPr>
            <w:tcW w:w="2500" w:type="dxa"/>
            <w:tcBorders/>
            <w:tcMar/>
            <w:vAlign w:val="center"/>
          </w:tcPr>
          <w:p w14:paraId="787EC89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patient_id, appointment_id, template_id</w:t>
            </w:r>
          </w:p>
        </w:tc>
        <w:tc>
          <w:tcPr>
            <w:tcW w:w="1498" w:type="dxa"/>
            <w:tcBorders/>
            <w:tcMar/>
            <w:vAlign w:val="center"/>
          </w:tcPr>
          <w:p w14:paraId="34E8873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uuid / bigint</w:t>
            </w:r>
          </w:p>
        </w:tc>
        <w:tc>
          <w:tcPr>
            <w:tcW w:w="1899" w:type="dxa"/>
            <w:tcBorders/>
            <w:tcMar/>
            <w:vAlign w:val="center"/>
          </w:tcPr>
          <w:p w14:paraId="3355AB1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(patients), FK (appointments), FK (message_templates)</w:t>
            </w:r>
          </w:p>
        </w:tc>
        <w:tc>
          <w:tcPr>
            <w:tcW w:w="2657" w:type="dxa"/>
            <w:tcBorders/>
            <w:tcMar/>
            <w:vAlign w:val="center"/>
          </w:tcPr>
          <w:p w14:paraId="7D86E5C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Paciente, cita y plantilla relacionados</w:t>
            </w:r>
          </w:p>
        </w:tc>
      </w:tr>
      <w:tr xmlns:wp14="http://schemas.microsoft.com/office/word/2010/wordml" w:rsidTr="6C2EBA1A" w14:paraId="1C71E4AB" wp14:textId="77777777">
        <w:trPr>
          <w:trHeight w:val="315" w:hRule="atLeast"/>
        </w:trPr>
        <w:tc>
          <w:tcPr>
            <w:tcW w:w="2500" w:type="dxa"/>
            <w:tcBorders/>
            <w:tcMar/>
            <w:vAlign w:val="center"/>
          </w:tcPr>
          <w:p w14:paraId="16F8474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direction, phone, body</w:t>
            </w:r>
          </w:p>
        </w:tc>
        <w:tc>
          <w:tcPr>
            <w:tcW w:w="1498" w:type="dxa"/>
            <w:tcBorders/>
            <w:tcMar/>
            <w:vAlign w:val="center"/>
          </w:tcPr>
          <w:p w14:paraId="57E57F1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084C6A6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425D8B2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Sentido del mensaje (entrante o saliente), celular y texto</w:t>
            </w:r>
          </w:p>
        </w:tc>
      </w:tr>
      <w:tr xmlns:wp14="http://schemas.microsoft.com/office/word/2010/wordml" w:rsidTr="6C2EBA1A" w14:paraId="5422C135" wp14:textId="77777777">
        <w:trPr>
          <w:trHeight w:val="315" w:hRule="atLeast"/>
        </w:trPr>
        <w:tc>
          <w:tcPr>
            <w:tcW w:w="2500" w:type="dxa"/>
            <w:tcBorders/>
            <w:tcMar/>
            <w:vAlign w:val="center"/>
          </w:tcPr>
          <w:p w14:paraId="6EDFEBF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status</w:t>
            </w:r>
          </w:p>
        </w:tc>
        <w:tc>
          <w:tcPr>
            <w:tcW w:w="1498" w:type="dxa"/>
            <w:tcBorders/>
            <w:tcMar/>
            <w:vAlign w:val="center"/>
          </w:tcPr>
          <w:p w14:paraId="4F5FB3B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24A0CA3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0B0987C8"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del w:id="9092" w:author="Revisión" w:date="2026-10-25T22:30:00Z">
              <w:r>
                <w:rPr>
                  <w:rFonts w:eastAsia="Times New Roman" w:cs="Times New Roman"/>
                  <w:kern w:val="0"/>
                  <w:sz w:val="24"/>
                  <w:szCs w:val="24"/>
                  <w:lang w:eastAsia="en-US" w:bidi="ar-SA"/>
                </w:rPr>
                <w:delText xml:space="preserve">Estado del envío: en cola, enviado o fallido</w:delText>
              </w:r>
            </w:del>
            <w:ins w:id="9093" w:author="Revisión" w:date="2026-10-25T22:30:00Z">
              <w:r>
                <w:rPr>
                  <w:rFonts w:eastAsia="Times New Roman" w:cs="Times New Roman"/>
                  <w:kern w:val="0"/>
                  <w:sz w:val="24"/>
                  <w:szCs w:val="24"/>
                  <w:lang w:eastAsia="en-US" w:bidi="ar-SA"/>
                </w:rPr>
                <w:t xml:space="preserve">Estado del mensaje: en cola, enviado, fallido, recibido o sin proveedor configurado</w:t>
              </w:r>
            </w:ins>
          </w:p>
        </w:tc>
      </w:tr>
      <w:tr xmlns:wp14="http://schemas.microsoft.com/office/word/2010/wordml" w:rsidTr="6C2EBA1A" w14:paraId="303C6015" wp14:textId="77777777">
        <w:trPr>
          <w:trHeight w:val="315" w:hRule="atLeast"/>
        </w:trPr>
        <w:tc>
          <w:tcPr>
            <w:tcW w:w="2500" w:type="dxa"/>
            <w:tcBorders/>
            <w:tcMar/>
            <w:vAlign w:val="center"/>
          </w:tcPr>
          <w:p w14:paraId="3D3FC25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provider_message_id, error, sent_at</w:t>
            </w:r>
          </w:p>
        </w:tc>
        <w:tc>
          <w:tcPr>
            <w:tcW w:w="1498" w:type="dxa"/>
            <w:tcBorders/>
            <w:tcMar/>
            <w:vAlign w:val="center"/>
          </w:tcPr>
          <w:p w14:paraId="6D41520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 / timestamptz</w:t>
            </w:r>
          </w:p>
        </w:tc>
        <w:tc>
          <w:tcPr>
            <w:tcW w:w="1899" w:type="dxa"/>
            <w:tcBorders/>
            <w:tcMar/>
            <w:vAlign w:val="center"/>
          </w:tcPr>
          <w:p w14:paraId="0A392C6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4664BF4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 asignado por Twilio, error recibido y fecha de envío</w:t>
            </w:r>
          </w:p>
        </w:tc>
      </w:tr>
    </w:tbl>
    <w:p xmlns:wp14="http://schemas.microsoft.com/office/word/2010/wordml" w14:paraId="193EDFA2" wp14:textId="77777777">
      <w:pPr>
        <w:pStyle w:val="Normal"/>
        <w:ind w:hanging="0"/>
        <w:jc w:val="star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p xmlns:wp14="http://schemas.microsoft.com/office/word/2010/wordml" w14:paraId="7D36B65E" wp14:textId="77777777">
      <w:pPr>
        <w:pStyle w:val="Caption"/>
        <w:keepNext w:val="true"/>
        <w:spacing w:before="240" w:after="0" w:line="480" w:lineRule="auto"/>
        <w:ind w:hanging="0"/>
        <w:jc w:val="start"/>
        <w:rPr>
          <w:rFonts w:ascii="Times New Roman" w:hAnsi="Times New Roman"/>
          <w:sz w:val="24"/>
          <w:szCs w:val="24"/>
        </w:rPr>
      </w:pPr>
      <w:bookmarkStart w:name="bm_Tabla_B6_diccionario" w:id="216"/>
      <w:bookmarkEnd w:id="216"/>
      <w:r>
        <w:rPr>
          <w:rFonts w:eastAsia="Times New Roman"/>
          <w:b/>
          <w:bCs/>
          <w:sz w:val="24"/>
          <w:szCs w:val="24"/>
        </w:rPr>
        <w:t>Tabla B.6</w:t>
      </w:r>
    </w:p>
    <w:p xmlns:wp14="http://schemas.microsoft.com/office/word/2010/wordml" w:rsidP="6BCAD749" w14:paraId="27ED1E4E" wp14:textId="46EBDC84">
      <w:pPr>
        <w:pStyle w:val="Caption"/>
        <w:keepNext w:val="1"/>
        <w:spacing w:before="0" w:after="0" w:line="480" w:lineRule="auto"/>
        <w:ind w:hanging="0"/>
        <w:rPr>
          <w:rFonts w:ascii="Times New Roman" w:hAnsi="Times New Roman"/>
          <w:sz w:val="24"/>
          <w:szCs w:val="24"/>
        </w:rPr>
      </w:pPr>
      <w:r>
        <w:rPr>
          <w:rFonts w:eastAsia="Times New Roman"/>
          <w:i w:val="1"/>
          <w:iCs w:val="1"/>
          <w:sz w:val="24"/>
          <w:szCs w:val="24"/>
        </w:rPr>
        <w:t xml:space="preserve">Diccionario de datos - facturación</w:t>
      </w:r>
    </w:p>
    <w:tbl>
      <w:tblPr>
        <w:tblStyle w:val="Tablaconcuadrcula"/>
        <w:tblW w:w="8554" w:type="dxa"/>
        <w:jc w:val="start"/>
        <w:tblInd w:w="713" w:type="dxa"/>
        <w:tblLayout w:type="fixed"/>
        <w:tblCellMar>
          <w:top w:w="30" w:type="dxa"/>
          <w:start w:w="120" w:type="dxa"/>
          <w:bottom w:w="30" w:type="dxa"/>
          <w:end w:w="120" w:type="dxa"/>
        </w:tblCellMar>
        <w:tblLook w:val="06A0" w:firstRow="1" w:lastRow="0" w:firstColumn="1" w:lastColumn="0" w:noHBand="1" w:noVBand="1"/>
      </w:tblPr>
      <w:tblGrid>
        <w:gridCol w:w="2500"/>
        <w:gridCol w:w="1498"/>
        <w:gridCol w:w="1899"/>
        <w:gridCol w:w="2657"/>
      </w:tblGrid>
      <w:tr xmlns:wp14="http://schemas.microsoft.com/office/word/2010/wordml" w:rsidTr="6C2EBA1A" w14:paraId="167E65F3" wp14:textId="77777777">
        <w:trPr>
          <w:trHeight w:val="315" w:hRule="atLeast"/>
          <w:cnfStyle w:val="100000000000" w:firstRow="1" w:lastRow="0" w:firstColumn="0" w:lastColumn="0" w:oddVBand="0" w:evenVBand="0" w:oddHBand="0" w:evenHBand="0" w:firstRowFirstColumn="0" w:firstRowLastColumn="0" w:lastRowFirstColumn="0" w:lastRowLastColumn="0"/>
        </w:trPr>
        <w:tc>
          <w:tcPr>
            <w:tcW w:w="2500" w:type="dxa"/>
            <w:tcBorders/>
            <w:tcMar/>
            <w:vAlign w:val="center"/>
          </w:tcPr>
          <w:p w14:paraId="3CD2A300"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Campo</w:t>
            </w:r>
          </w:p>
        </w:tc>
        <w:tc>
          <w:tcPr>
            <w:tcW w:w="1498" w:type="dxa"/>
            <w:tcBorders/>
            <w:tcMar/>
            <w:vAlign w:val="center"/>
          </w:tcPr>
          <w:p w14:paraId="4494954A"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Tipo</w:t>
            </w:r>
          </w:p>
        </w:tc>
        <w:tc>
          <w:tcPr>
            <w:tcW w:w="1899" w:type="dxa"/>
            <w:tcBorders/>
            <w:tcMar/>
            <w:vAlign w:val="center"/>
          </w:tcPr>
          <w:p w14:paraId="15981ADA"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Restricciones</w:t>
            </w:r>
          </w:p>
        </w:tc>
        <w:tc>
          <w:tcPr>
            <w:tcW w:w="2657" w:type="dxa"/>
            <w:tcBorders/>
            <w:tcMar/>
            <w:vAlign w:val="center"/>
          </w:tcPr>
          <w:p w14:paraId="3D2B52AF" wp14:textId="77777777">
            <w:pPr>
              <w:pStyle w:val="Normal"/>
              <w:widowControl/>
              <w:suppressAutoHyphens w:val="true"/>
              <w:spacing w:before="0" w:after="0" w:line="240" w:lineRule="auto"/>
              <w:ind w:hanging="0"/>
              <w:jc w:val="center"/>
              <w:rPr>
                <w:rFonts w:ascii="Times New Roman" w:hAnsi="Times New Roman"/>
                <w:sz w:val="24"/>
                <w:szCs w:val="24"/>
              </w:rPr>
            </w:pPr>
            <w:r>
              <w:rPr>
                <w:rFonts w:eastAsia="Times New Roman" w:cs="Times New Roman"/>
                <w:b/>
                <w:bCs/>
                <w:kern w:val="0"/>
                <w:sz w:val="24"/>
                <w:szCs w:val="24"/>
                <w:lang w:eastAsia="en-US" w:bidi="ar-SA"/>
              </w:rPr>
              <w:t>Descripción</w:t>
            </w:r>
          </w:p>
        </w:tc>
      </w:tr>
      <w:tr xmlns:wp14="http://schemas.microsoft.com/office/word/2010/wordml" w:rsidTr="6C2EBA1A" w14:paraId="45BF58B0" wp14:textId="77777777">
        <w:trPr>
          <w:trHeight w:val="315" w:hRule="atLeast"/>
        </w:trPr>
        <w:tc>
          <w:tcPr>
            <w:tcW w:w="8554" w:type="dxa"/>
            <w:gridSpan w:val="4"/>
            <w:tcBorders/>
            <w:tcMar/>
            <w:vAlign w:val="center"/>
          </w:tcPr>
          <w:p w:rsidP="6BCAD749" w14:paraId="226D3083" wp14:textId="2BC4D232">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val="1"/>
                <w:bCs w:val="1"/>
                <w:sz w:val="24"/>
                <w:szCs w:val="24"/>
                <w:lang w:eastAsia="en-US" w:bidi="ar-SA"/>
              </w:rPr>
              <w:t xml:space="preserve">billing_invoices - Facturas emitidas a los pacientes.</w:t>
            </w:r>
          </w:p>
        </w:tc>
      </w:tr>
      <w:tr xmlns:wp14="http://schemas.microsoft.com/office/word/2010/wordml" w:rsidTr="6C2EBA1A" w14:paraId="06A330DD" wp14:textId="77777777">
        <w:trPr>
          <w:trHeight w:val="315" w:hRule="atLeast"/>
        </w:trPr>
        <w:tc>
          <w:tcPr>
            <w:tcW w:w="2500" w:type="dxa"/>
            <w:tcBorders/>
            <w:tcMar/>
            <w:vAlign w:val="center"/>
          </w:tcPr>
          <w:p w14:paraId="628B8F4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tcMar/>
            <w:vAlign w:val="center"/>
          </w:tcPr>
          <w:p w14:paraId="46DA6BF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3F47E0D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7" w:type="dxa"/>
            <w:tcBorders/>
            <w:tcMar/>
            <w:vAlign w:val="center"/>
          </w:tcPr>
          <w:p w14:paraId="309AD16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w:t>
            </w:r>
          </w:p>
        </w:tc>
      </w:tr>
      <w:tr xmlns:wp14="http://schemas.microsoft.com/office/word/2010/wordml" w:rsidTr="6C2EBA1A" w14:paraId="30E15A36" wp14:textId="77777777">
        <w:trPr>
          <w:trHeight w:val="315" w:hRule="atLeast"/>
        </w:trPr>
        <w:tc>
          <w:tcPr>
            <w:tcW w:w="2500" w:type="dxa"/>
            <w:tcBorders/>
            <w:tcMar/>
            <w:vAlign w:val="center"/>
          </w:tcPr>
          <w:p w14:paraId="6921000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patient_id</w:t>
            </w:r>
          </w:p>
        </w:tc>
        <w:tc>
          <w:tcPr>
            <w:tcW w:w="1498" w:type="dxa"/>
            <w:tcBorders/>
            <w:tcMar/>
            <w:vAlign w:val="center"/>
          </w:tcPr>
          <w:p w14:paraId="0A122C0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uuid</w:t>
            </w:r>
          </w:p>
        </w:tc>
        <w:tc>
          <w:tcPr>
            <w:tcW w:w="1899" w:type="dxa"/>
            <w:tcBorders/>
            <w:tcMar/>
            <w:vAlign w:val="center"/>
          </w:tcPr>
          <w:p w14:paraId="4BBA6C9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(patients), ON DELETE SET NULL</w:t>
            </w:r>
          </w:p>
        </w:tc>
        <w:tc>
          <w:tcPr>
            <w:tcW w:w="2657" w:type="dxa"/>
            <w:tcBorders/>
            <w:tcMar/>
            <w:vAlign w:val="center"/>
          </w:tcPr>
          <w:p w14:paraId="0989091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Paciente facturado</w:t>
            </w:r>
          </w:p>
        </w:tc>
      </w:tr>
      <w:tr xmlns:wp14="http://schemas.microsoft.com/office/word/2010/wordml" w:rsidTr="6C2EBA1A" w14:paraId="7BE9F299" wp14:textId="77777777">
        <w:trPr>
          <w:trHeight w:val="315" w:hRule="atLeast"/>
        </w:trPr>
        <w:tc>
          <w:tcPr>
            <w:tcW w:w="2500" w:type="dxa"/>
            <w:tcBorders/>
            <w:tcMar/>
            <w:vAlign w:val="center"/>
          </w:tcPr>
          <w:p w14:paraId="28DF97C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patient_document, patient_name</w:t>
            </w:r>
          </w:p>
        </w:tc>
        <w:tc>
          <w:tcPr>
            <w:tcW w:w="1498" w:type="dxa"/>
            <w:tcBorders/>
            <w:tcMar/>
            <w:vAlign w:val="center"/>
          </w:tcPr>
          <w:p w14:paraId="3A81A65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290583F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288DEEB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Copia del documento y el nombre del paciente al momento de emitir la factura</w:t>
            </w:r>
          </w:p>
        </w:tc>
      </w:tr>
      <w:tr xmlns:wp14="http://schemas.microsoft.com/office/word/2010/wordml" w:rsidTr="6C2EBA1A" w14:paraId="1D5C4264" wp14:textId="77777777">
        <w:trPr>
          <w:trHeight w:val="315" w:hRule="atLeast"/>
        </w:trPr>
        <w:tc>
          <w:tcPr>
            <w:tcW w:w="2500" w:type="dxa"/>
            <w:tcBorders/>
            <w:tcMar/>
            <w:vAlign w:val="center"/>
          </w:tcPr>
          <w:p w14:paraId="573AE65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date, amount</w:t>
            </w:r>
          </w:p>
        </w:tc>
        <w:tc>
          <w:tcPr>
            <w:tcW w:w="1498" w:type="dxa"/>
            <w:tcBorders/>
            <w:tcMar/>
            <w:vAlign w:val="center"/>
          </w:tcPr>
          <w:p w14:paraId="772C261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date / numeric(12,2)</w:t>
            </w:r>
          </w:p>
        </w:tc>
        <w:tc>
          <w:tcPr>
            <w:tcW w:w="1899" w:type="dxa"/>
            <w:tcBorders/>
            <w:tcMar/>
            <w:vAlign w:val="center"/>
          </w:tcPr>
          <w:p w14:paraId="7170C84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41794F2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Fecha de emisión y valor total</w:t>
            </w:r>
          </w:p>
        </w:tc>
      </w:tr>
      <w:tr xmlns:wp14="http://schemas.microsoft.com/office/word/2010/wordml" w:rsidTr="6C2EBA1A" w14:paraId="0AA42088" wp14:textId="77777777">
        <w:trPr>
          <w:trHeight w:val="315" w:hRule="atLeast"/>
        </w:trPr>
        <w:tc>
          <w:tcPr>
            <w:tcW w:w="2500" w:type="dxa"/>
            <w:tcBorders/>
            <w:tcMar/>
            <w:vAlign w:val="center"/>
          </w:tcPr>
          <w:p w14:paraId="43D52B5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status</w:t>
            </w:r>
          </w:p>
        </w:tc>
        <w:tc>
          <w:tcPr>
            <w:tcW w:w="1498" w:type="dxa"/>
            <w:tcBorders/>
            <w:tcMar/>
            <w:vAlign w:val="center"/>
          </w:tcPr>
          <w:p w14:paraId="26C5A58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49C9885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675D4B5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Pendiente, Parcial, Pagado o Anulado; se calcula con la suma de los pagos</w:t>
            </w:r>
          </w:p>
        </w:tc>
      </w:tr>
      <w:tr xmlns:wp14="http://schemas.microsoft.com/office/word/2010/wordml" w:rsidTr="6C2EBA1A" w14:paraId="0818ECE4" wp14:textId="77777777">
        <w:trPr>
          <w:trHeight w:val="315" w:hRule="atLeast"/>
        </w:trPr>
        <w:tc>
          <w:tcPr>
            <w:tcW w:w="2500" w:type="dxa"/>
            <w:tcBorders/>
            <w:tcMar/>
            <w:vAlign w:val="center"/>
          </w:tcPr>
          <w:p w14:paraId="29C5731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metadata</w:t>
            </w:r>
          </w:p>
        </w:tc>
        <w:tc>
          <w:tcPr>
            <w:tcW w:w="1498" w:type="dxa"/>
            <w:tcBorders/>
            <w:tcMar/>
            <w:vAlign w:val="center"/>
          </w:tcPr>
          <w:p w14:paraId="10366A2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jsonb</w:t>
            </w:r>
          </w:p>
        </w:tc>
        <w:tc>
          <w:tcPr>
            <w:tcW w:w="1899" w:type="dxa"/>
            <w:tcBorders/>
            <w:tcMar/>
            <w:vAlign w:val="center"/>
          </w:tcPr>
          <w:p w14:paraId="68F21D9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22288EF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Datos adicionales del documento</w:t>
            </w:r>
          </w:p>
        </w:tc>
      </w:tr>
      <w:tr xmlns:wp14="http://schemas.microsoft.com/office/word/2010/wordml" w:rsidTr="6C2EBA1A" w14:paraId="4EE7277D" wp14:textId="77777777">
        <w:trPr>
          <w:trHeight w:val="315" w:hRule="atLeast"/>
        </w:trPr>
        <w:tc>
          <w:tcPr>
            <w:tcW w:w="8554" w:type="dxa"/>
            <w:gridSpan w:val="4"/>
            <w:tcBorders/>
            <w:tcMar/>
            <w:vAlign w:val="center"/>
          </w:tcPr>
          <w:p w:rsidP="6BCAD749" w14:paraId="44C86BD3" wp14:textId="230D010F">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val="1"/>
                <w:bCs w:val="1"/>
                <w:sz w:val="24"/>
                <w:szCs w:val="24"/>
                <w:lang w:eastAsia="en-US" w:bidi="ar-SA"/>
              </w:rPr>
              <w:t xml:space="preserve">invoice_items - Procedimientos que se cobran en cada factura.</w:t>
            </w:r>
          </w:p>
        </w:tc>
      </w:tr>
      <w:tr xmlns:wp14="http://schemas.microsoft.com/office/word/2010/wordml" w:rsidTr="6C2EBA1A" w14:paraId="6EB832E3" wp14:textId="77777777">
        <w:trPr>
          <w:trHeight w:val="315" w:hRule="atLeast"/>
        </w:trPr>
        <w:tc>
          <w:tcPr>
            <w:tcW w:w="2500" w:type="dxa"/>
            <w:tcBorders/>
            <w:tcMar/>
            <w:vAlign w:val="center"/>
          </w:tcPr>
          <w:p w14:paraId="11F0F1DA"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tcMar/>
            <w:vAlign w:val="center"/>
          </w:tcPr>
          <w:p w14:paraId="5AF6BF7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45024EB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7" w:type="dxa"/>
            <w:tcBorders/>
            <w:tcMar/>
            <w:vAlign w:val="center"/>
          </w:tcPr>
          <w:p w14:paraId="2D0369F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w:t>
            </w:r>
          </w:p>
        </w:tc>
      </w:tr>
      <w:tr xmlns:wp14="http://schemas.microsoft.com/office/word/2010/wordml" w:rsidTr="6C2EBA1A" w14:paraId="26EA77F4" wp14:textId="77777777">
        <w:trPr>
          <w:trHeight w:val="315" w:hRule="atLeast"/>
        </w:trPr>
        <w:tc>
          <w:tcPr>
            <w:tcW w:w="2500" w:type="dxa"/>
            <w:tcBorders/>
            <w:tcMar/>
            <w:vAlign w:val="center"/>
          </w:tcPr>
          <w:p w14:paraId="33D93378"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invoice_id</w:t>
            </w:r>
          </w:p>
        </w:tc>
        <w:tc>
          <w:tcPr>
            <w:tcW w:w="1498" w:type="dxa"/>
            <w:tcBorders/>
            <w:tcMar/>
            <w:vAlign w:val="center"/>
          </w:tcPr>
          <w:p w14:paraId="7D51B8C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6DE3882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(billing_invoices), obligatorio</w:t>
            </w:r>
          </w:p>
        </w:tc>
        <w:tc>
          <w:tcPr>
            <w:tcW w:w="2657" w:type="dxa"/>
            <w:tcBorders/>
            <w:tcMar/>
            <w:vAlign w:val="center"/>
          </w:tcPr>
          <w:p w14:paraId="07C24BA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Factura</w:t>
            </w:r>
          </w:p>
        </w:tc>
      </w:tr>
      <w:tr xmlns:wp14="http://schemas.microsoft.com/office/word/2010/wordml" w:rsidTr="6C2EBA1A" w14:paraId="64606C73" wp14:textId="77777777">
        <w:trPr>
          <w:trHeight w:val="315" w:hRule="atLeast"/>
        </w:trPr>
        <w:tc>
          <w:tcPr>
            <w:tcW w:w="2500" w:type="dxa"/>
            <w:tcBorders/>
            <w:tcMar/>
            <w:vAlign w:val="center"/>
          </w:tcPr>
          <w:p w14:paraId="7140870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patient_procedure_id</w:t>
            </w:r>
          </w:p>
        </w:tc>
        <w:tc>
          <w:tcPr>
            <w:tcW w:w="1498" w:type="dxa"/>
            <w:tcBorders/>
            <w:tcMar/>
            <w:vAlign w:val="center"/>
          </w:tcPr>
          <w:p w14:paraId="1D6E0F9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084636B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(patient_procedures), obligatorio</w:t>
            </w:r>
          </w:p>
        </w:tc>
        <w:tc>
          <w:tcPr>
            <w:tcW w:w="2657" w:type="dxa"/>
            <w:tcBorders/>
            <w:tcMar/>
            <w:vAlign w:val="center"/>
          </w:tcPr>
          <w:p w14:paraId="59C771E8"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Procedimiento facturado</w:t>
            </w:r>
          </w:p>
        </w:tc>
      </w:tr>
      <w:tr xmlns:wp14="http://schemas.microsoft.com/office/word/2010/wordml" w:rsidTr="6C2EBA1A" w14:paraId="40376DD2" wp14:textId="77777777">
        <w:trPr>
          <w:trHeight w:val="315" w:hRule="atLeast"/>
        </w:trPr>
        <w:tc>
          <w:tcPr>
            <w:tcW w:w="2500" w:type="dxa"/>
            <w:tcBorders/>
            <w:tcMar/>
            <w:vAlign w:val="center"/>
          </w:tcPr>
          <w:p w14:paraId="478CA5AE"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description, amount</w:t>
            </w:r>
          </w:p>
        </w:tc>
        <w:tc>
          <w:tcPr>
            <w:tcW w:w="1498" w:type="dxa"/>
            <w:tcBorders/>
            <w:tcMar/>
            <w:vAlign w:val="center"/>
          </w:tcPr>
          <w:p w14:paraId="78BF2A3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 / numeric(12,2)</w:t>
            </w:r>
          </w:p>
        </w:tc>
        <w:tc>
          <w:tcPr>
            <w:tcW w:w="1899" w:type="dxa"/>
            <w:tcBorders/>
            <w:tcMar/>
            <w:vAlign w:val="center"/>
          </w:tcPr>
          <w:p w14:paraId="0F21A15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amount obligatorio, ≥ 0</w:t>
            </w:r>
          </w:p>
        </w:tc>
        <w:tc>
          <w:tcPr>
            <w:tcW w:w="2657" w:type="dxa"/>
            <w:tcBorders/>
            <w:tcMar/>
            <w:vAlign w:val="center"/>
          </w:tcPr>
          <w:p w14:paraId="524DEB5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Descripción y valor del ítem</w:t>
            </w:r>
          </w:p>
        </w:tc>
      </w:tr>
      <w:tr xmlns:wp14="http://schemas.microsoft.com/office/word/2010/wordml" w:rsidTr="6C2EBA1A" w14:paraId="5AF8F5F6" wp14:textId="77777777">
        <w:trPr>
          <w:trHeight w:val="315" w:hRule="atLeast"/>
        </w:trPr>
        <w:tc>
          <w:tcPr>
            <w:tcW w:w="8554" w:type="dxa"/>
            <w:gridSpan w:val="4"/>
            <w:tcBorders/>
            <w:tcMar/>
            <w:vAlign w:val="center"/>
          </w:tcPr>
          <w:p w:rsidP="6BCAD749" w14:paraId="6B9F93C2" wp14:textId="0C410A6C">
            <w:pPr>
              <w:pStyle w:val="Normal"/>
              <w:widowControl w:val="1"/>
              <w:suppressAutoHyphens w:val="true"/>
              <w:spacing w:before="0" w:after="0" w:line="240" w:lineRule="auto"/>
              <w:ind w:hanging="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val="1"/>
                <w:bCs w:val="1"/>
                <w:sz w:val="24"/>
                <w:szCs w:val="24"/>
                <w:lang w:eastAsia="en-US" w:bidi="ar-SA"/>
              </w:rPr>
              <w:t xml:space="preserve">payments - Pagos registrados sobre una factura.</w:t>
            </w:r>
          </w:p>
        </w:tc>
      </w:tr>
      <w:tr xmlns:wp14="http://schemas.microsoft.com/office/word/2010/wordml" w:rsidTr="6C2EBA1A" w14:paraId="5B14BC6B" wp14:textId="77777777">
        <w:trPr>
          <w:trHeight w:val="315" w:hRule="atLeast"/>
        </w:trPr>
        <w:tc>
          <w:tcPr>
            <w:tcW w:w="2500" w:type="dxa"/>
            <w:tcBorders/>
            <w:tcMar/>
            <w:vAlign w:val="center"/>
          </w:tcPr>
          <w:p w14:paraId="1A1A956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id</w:t>
            </w:r>
          </w:p>
        </w:tc>
        <w:tc>
          <w:tcPr>
            <w:tcW w:w="1498" w:type="dxa"/>
            <w:tcBorders/>
            <w:tcMar/>
            <w:vAlign w:val="center"/>
          </w:tcPr>
          <w:p w14:paraId="3CE1F9C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1C3EF958"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PK</w:t>
            </w:r>
          </w:p>
        </w:tc>
        <w:tc>
          <w:tcPr>
            <w:tcW w:w="2657" w:type="dxa"/>
            <w:tcBorders/>
            <w:tcMar/>
            <w:vAlign w:val="center"/>
          </w:tcPr>
          <w:p w14:paraId="34C1CEF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Identificador</w:t>
            </w:r>
          </w:p>
        </w:tc>
      </w:tr>
      <w:tr xmlns:wp14="http://schemas.microsoft.com/office/word/2010/wordml" w:rsidTr="6C2EBA1A" w14:paraId="799B97CF" wp14:textId="77777777">
        <w:trPr>
          <w:trHeight w:val="315" w:hRule="atLeast"/>
        </w:trPr>
        <w:tc>
          <w:tcPr>
            <w:tcW w:w="2500" w:type="dxa"/>
            <w:tcBorders/>
            <w:tcMar/>
            <w:vAlign w:val="center"/>
          </w:tcPr>
          <w:p w14:paraId="01601481"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invoice_id</w:t>
            </w:r>
          </w:p>
        </w:tc>
        <w:tc>
          <w:tcPr>
            <w:tcW w:w="1498" w:type="dxa"/>
            <w:tcBorders/>
            <w:tcMar/>
            <w:vAlign w:val="center"/>
          </w:tcPr>
          <w:p w14:paraId="15970B5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bigint</w:t>
            </w:r>
          </w:p>
        </w:tc>
        <w:tc>
          <w:tcPr>
            <w:tcW w:w="1899" w:type="dxa"/>
            <w:tcBorders/>
            <w:tcMar/>
            <w:vAlign w:val="center"/>
          </w:tcPr>
          <w:p w14:paraId="2FFA619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(billing_invoices), obligatorio</w:t>
            </w:r>
          </w:p>
        </w:tc>
        <w:tc>
          <w:tcPr>
            <w:tcW w:w="2657" w:type="dxa"/>
            <w:tcBorders/>
            <w:tcMar/>
            <w:vAlign w:val="center"/>
          </w:tcPr>
          <w:p w14:paraId="049CA39C"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Factura que se paga</w:t>
            </w:r>
          </w:p>
        </w:tc>
      </w:tr>
      <w:tr xmlns:wp14="http://schemas.microsoft.com/office/word/2010/wordml" w:rsidTr="6C2EBA1A" w14:paraId="699D1C1C" wp14:textId="77777777">
        <w:trPr>
          <w:trHeight w:val="315" w:hRule="atLeast"/>
        </w:trPr>
        <w:tc>
          <w:tcPr>
            <w:tcW w:w="2500" w:type="dxa"/>
            <w:tcBorders/>
            <w:tcMar/>
            <w:vAlign w:val="center"/>
          </w:tcPr>
          <w:p w14:paraId="4CD8551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amount</w:t>
            </w:r>
          </w:p>
        </w:tc>
        <w:tc>
          <w:tcPr>
            <w:tcW w:w="1498" w:type="dxa"/>
            <w:tcBorders/>
            <w:tcMar/>
            <w:vAlign w:val="center"/>
          </w:tcPr>
          <w:p w14:paraId="24C0B49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numeric(12,2)</w:t>
            </w:r>
          </w:p>
        </w:tc>
        <w:tc>
          <w:tcPr>
            <w:tcW w:w="1899" w:type="dxa"/>
            <w:tcBorders/>
            <w:tcMar/>
            <w:vAlign w:val="center"/>
          </w:tcPr>
          <w:p w14:paraId="74DF1E80"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 &gt; 0</w:t>
            </w:r>
          </w:p>
        </w:tc>
        <w:tc>
          <w:tcPr>
            <w:tcW w:w="2657" w:type="dxa"/>
            <w:tcBorders/>
            <w:tcMar/>
            <w:vAlign w:val="center"/>
          </w:tcPr>
          <w:p w14:paraId="306A56F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Valor pagado</w:t>
            </w:r>
          </w:p>
        </w:tc>
      </w:tr>
      <w:tr xmlns:wp14="http://schemas.microsoft.com/office/word/2010/wordml" w:rsidTr="6C2EBA1A" w14:paraId="70D2FC9A" wp14:textId="77777777">
        <w:trPr>
          <w:trHeight w:val="315" w:hRule="atLeast"/>
        </w:trPr>
        <w:tc>
          <w:tcPr>
            <w:tcW w:w="2500" w:type="dxa"/>
            <w:tcBorders/>
            <w:tcMar/>
            <w:vAlign w:val="center"/>
          </w:tcPr>
          <w:p w14:paraId="3F8B4A67"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method</w:t>
            </w:r>
          </w:p>
        </w:tc>
        <w:tc>
          <w:tcPr>
            <w:tcW w:w="1498" w:type="dxa"/>
            <w:tcBorders/>
            <w:tcMar/>
            <w:vAlign w:val="center"/>
          </w:tcPr>
          <w:p w14:paraId="7B6CD69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0590020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77B71475"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Efectivo, Transferencia o Tarjeta</w:t>
            </w:r>
          </w:p>
        </w:tc>
      </w:tr>
      <w:tr xmlns:wp14="http://schemas.microsoft.com/office/word/2010/wordml" w:rsidTr="6C2EBA1A" w14:paraId="170FF48A" wp14:textId="77777777">
        <w:trPr>
          <w:trHeight w:val="315" w:hRule="atLeast"/>
        </w:trPr>
        <w:tc>
          <w:tcPr>
            <w:tcW w:w="2500" w:type="dxa"/>
            <w:tcBorders/>
            <w:tcMar/>
            <w:vAlign w:val="center"/>
          </w:tcPr>
          <w:p w14:paraId="6292E19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paid_at</w:t>
            </w:r>
          </w:p>
        </w:tc>
        <w:tc>
          <w:tcPr>
            <w:tcW w:w="1498" w:type="dxa"/>
            <w:tcBorders/>
            <w:tcMar/>
            <w:vAlign w:val="center"/>
          </w:tcPr>
          <w:p w14:paraId="7E2074A2"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timestamptz</w:t>
            </w:r>
          </w:p>
        </w:tc>
        <w:tc>
          <w:tcPr>
            <w:tcW w:w="1899" w:type="dxa"/>
            <w:tcBorders/>
            <w:tcMar/>
            <w:vAlign w:val="center"/>
          </w:tcPr>
          <w:p w14:paraId="7E1A7E8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Obligatorio</w:t>
            </w:r>
          </w:p>
        </w:tc>
        <w:tc>
          <w:tcPr>
            <w:tcW w:w="2657" w:type="dxa"/>
            <w:tcBorders/>
            <w:tcMar/>
            <w:vAlign w:val="center"/>
          </w:tcPr>
          <w:p w14:paraId="7320DB0F"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Fecha del pago</w:t>
            </w:r>
          </w:p>
        </w:tc>
      </w:tr>
      <w:tr xmlns:wp14="http://schemas.microsoft.com/office/word/2010/wordml" w:rsidTr="6C2EBA1A" w14:paraId="07E7026D" wp14:textId="77777777">
        <w:trPr>
          <w:trHeight w:val="315" w:hRule="atLeast"/>
        </w:trPr>
        <w:tc>
          <w:tcPr>
            <w:tcW w:w="2500" w:type="dxa"/>
            <w:tcBorders/>
            <w:tcMar/>
            <w:vAlign w:val="center"/>
          </w:tcPr>
          <w:p w14:paraId="44AAD994"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registered_by</w:t>
            </w:r>
          </w:p>
        </w:tc>
        <w:tc>
          <w:tcPr>
            <w:tcW w:w="1498" w:type="dxa"/>
            <w:tcBorders/>
            <w:tcMar/>
            <w:vAlign w:val="center"/>
          </w:tcPr>
          <w:p w14:paraId="445BF8FB"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uuid</w:t>
            </w:r>
          </w:p>
        </w:tc>
        <w:tc>
          <w:tcPr>
            <w:tcW w:w="1899" w:type="dxa"/>
            <w:tcBorders/>
            <w:tcMar/>
            <w:vAlign w:val="center"/>
          </w:tcPr>
          <w:p w14:paraId="22763B16"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FK (auth.users)</w:t>
            </w:r>
          </w:p>
        </w:tc>
        <w:tc>
          <w:tcPr>
            <w:tcW w:w="2657" w:type="dxa"/>
            <w:tcBorders/>
            <w:tcMar/>
            <w:vAlign w:val="center"/>
          </w:tcPr>
          <w:p w14:paraId="15DE3B88"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Usuario que registró el pago</w:t>
            </w:r>
          </w:p>
        </w:tc>
      </w:tr>
      <w:tr xmlns:wp14="http://schemas.microsoft.com/office/word/2010/wordml" w:rsidTr="6C2EBA1A" w14:paraId="6E6C6393" wp14:textId="77777777">
        <w:trPr>
          <w:trHeight w:val="315" w:hRule="atLeast"/>
        </w:trPr>
        <w:tc>
          <w:tcPr>
            <w:tcW w:w="2500" w:type="dxa"/>
            <w:tcBorders/>
            <w:tcMar/>
            <w:vAlign w:val="center"/>
          </w:tcPr>
          <w:p w14:paraId="14E01E0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b/>
                <w:bCs/>
                <w:kern w:val="0"/>
                <w:sz w:val="24"/>
                <w:szCs w:val="24"/>
                <w:lang w:eastAsia="en-US" w:bidi="ar-SA"/>
              </w:rPr>
              <w:t>notes</w:t>
            </w:r>
          </w:p>
        </w:tc>
        <w:tc>
          <w:tcPr>
            <w:tcW w:w="1498" w:type="dxa"/>
            <w:tcBorders/>
            <w:tcMar/>
            <w:vAlign w:val="center"/>
          </w:tcPr>
          <w:p w14:paraId="45F9D95D"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text</w:t>
            </w:r>
          </w:p>
        </w:tc>
        <w:tc>
          <w:tcPr>
            <w:tcW w:w="1899" w:type="dxa"/>
            <w:tcBorders/>
            <w:tcMar/>
            <w:vAlign w:val="center"/>
          </w:tcPr>
          <w:p w14:paraId="13C326F3"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sz w:val="24"/>
                <w:szCs w:val="24"/>
              </w:rPr>
            </w:pPr>
            <w:r>
              <w:rPr>
                <w:rFonts w:eastAsia="Times New Roman"/>
                <w:sz w:val="24"/>
                <w:szCs w:val="24"/>
              </w:rPr>
            </w:r>
          </w:p>
        </w:tc>
        <w:tc>
          <w:tcPr>
            <w:tcW w:w="2657" w:type="dxa"/>
            <w:tcBorders/>
            <w:tcMar/>
            <w:vAlign w:val="center"/>
          </w:tcPr>
          <w:p w14:paraId="19DC2A89" wp14:textId="77777777">
            <w:pPr>
              <w:pStyle w:val="Normal"/>
              <w:widowControl/>
              <w:suppressAutoHyphens w:val="true"/>
              <w:spacing w:before="0" w:after="0" w:line="240" w:lineRule="auto"/>
              <w:ind w:hanging="0"/>
              <w:jc w:val="start"/>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eastAsia="Times New Roman" w:cs="Times New Roman"/>
                <w:kern w:val="0"/>
                <w:sz w:val="24"/>
                <w:szCs w:val="24"/>
                <w:lang w:eastAsia="en-US" w:bidi="ar-SA"/>
              </w:rPr>
              <w:t>Observaciones</w:t>
            </w:r>
          </w:p>
        </w:tc>
      </w:tr>
    </w:tbl>
    <w:p xmlns:wp14="http://schemas.microsoft.com/office/word/2010/wordml" w14:paraId="4B313FD1" wp14:textId="77777777">
      <w:pPr>
        <w:pStyle w:val="Normal"/>
        <w:ind w:hanging="0"/>
        <w:jc w:val="start"/>
        <w:rPr>
          <w:rFonts w:ascii="Times New Roman" w:hAnsi="Times New Roman"/>
          <w:sz w:val="24"/>
          <w:szCs w:val="24"/>
        </w:rPr>
      </w:pPr>
      <w:r>
        <w:rPr>
          <w:rFonts w:eastAsia="Times New Roman"/>
          <w:i/>
          <w:iCs/>
          <w:sz w:val="24"/>
          <w:szCs w:val="24"/>
        </w:rPr>
        <w:t>Nota.</w:t>
      </w:r>
      <w:r>
        <w:rPr>
          <w:rFonts w:eastAsia="Times New Roman"/>
          <w:sz w:val="24"/>
          <w:szCs w:val="24"/>
        </w:rPr>
        <w:t xml:space="preserve"> Elaboración propia.</w:t>
      </w:r>
    </w:p>
    <w:sectPr>
      <w:headerReference w:type="even" r:id="rId55"/>
      <w:headerReference w:type="default" r:id="rId56"/>
      <w:headerReference w:type="first" r:id="rId57"/>
      <w:footerReference w:type="even" r:id="rId58"/>
      <w:footerReference w:type="default" r:id="rId59"/>
      <w:footerReference w:type="first" r:id="rId60"/>
      <w:type w:val="nextPage"/>
      <w:pgSz w:w="12240" w:h="15840" w:orient="portrait"/>
      <w:pgMar w:top="1440" w:right="1440" w:bottom="1440" w:left="1440" w:header="709" w:footer="1134" w:gutter="0"/>
      <w:pgNumType w:fmt="decimal"/>
      <w:formProt w:val="false"/>
      <w:textDirection w:val="lrTb"/>
      <w:docGrid w:type="default" w:linePitch="360" w:charSpace="0"/>
      <w:cols w:num="1"/>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Tahoma">
    <w:charset w:val="00" w:characterSet="windows-1252"/>
    <w:family w:val="swiss"/>
    <w:pitch w:val="variable"/>
  </w:font>
  <w:font w:name="Humanst521 BT">
    <w:charset w:val="00" w:characterSet="windows-1252"/>
    <w:family w:val="swiss"/>
    <w:pitch w:val="variable"/>
  </w:font>
  <w:font w:name="Courier New">
    <w:charset w:val="00" w:characterSet="windows-1252"/>
    <w:family w:val="swiss"/>
    <w:pitch w:val="variable"/>
  </w:font>
  <w:font w:name="Courier">
    <w:altName w:val="Courier New"/>
    <w:charset w:val="00" w:characterSet="windows-1252"/>
    <w:family w:val="swiss"/>
    <w:pitch w:val="variable"/>
  </w:font>
  <w:font w:name="Liberation Sans">
    <w:altName w:val="Arial"/>
    <w:charset w:val="00" w:characterSet="windows-1252"/>
    <w:family w:val="swiss"/>
    <w:pitch w:val="variable"/>
  </w:font>
  <w:font w:name="Calibri">
    <w:charset w:val="00" w:characterSet="windows-1252"/>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50125231" wp14:textId="77777777">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start"/>
      <w:tblInd w:w="0" w:type="dxa"/>
      <w:tblLayout w:type="fixed"/>
      <w:tblCellMar>
        <w:top w:w="0" w:type="dxa"/>
        <w:start w:w="108" w:type="dxa"/>
        <w:bottom w:w="0" w:type="dxa"/>
        <w:end w:w="108" w:type="dxa"/>
      </w:tblCellMar>
      <w:tblLook w:val="06a0" w:firstRow="1" w:lastRow="0" w:firstColumn="1" w:lastColumn="0" w:noHBand="1" w:noVBand="1"/>
    </w:tblPr>
    <w:tblGrid>
      <w:gridCol w:w="3120"/>
      <w:gridCol w:w="3120"/>
      <w:gridCol w:w="3120"/>
    </w:tblGrid>
    <w:tr xmlns:wp14="http://schemas.microsoft.com/office/word/2010/wordml" w14:paraId="5A25747A" wp14:textId="77777777">
      <w:trPr>
        <w:trHeight w:val="300" w:hRule="atLeast"/>
      </w:trPr>
      <w:tc>
        <w:tcPr>
          <w:tcW w:w="3120" w:type="dxa"/>
          <w:tcBorders/>
        </w:tcPr>
        <w:p w14:paraId="09B8D95D" wp14:textId="77777777">
          <w:pPr>
            <w:pStyle w:val="Header"/>
            <w:jc w:val="start"/>
            <w:rPr/>
          </w:pPr>
          <w:r>
            <w:rPr/>
          </w:r>
        </w:p>
      </w:tc>
      <w:tc>
        <w:tcPr>
          <w:tcW w:w="3120" w:type="dxa"/>
          <w:tcBorders/>
        </w:tcPr>
        <w:p w14:paraId="78BEFD2A" wp14:textId="77777777">
          <w:pPr>
            <w:pStyle w:val="Normal"/>
            <w:rPr/>
          </w:pPr>
          <w:r>
            <w:rPr/>
          </w:r>
        </w:p>
      </w:tc>
      <w:tc>
        <w:tcPr>
          <w:tcW w:w="3120" w:type="dxa"/>
          <w:tcBorders/>
        </w:tcPr>
        <w:p w14:paraId="27A76422" wp14:textId="77777777">
          <w:pPr>
            <w:pStyle w:val="Normal"/>
            <w:rPr/>
          </w:pPr>
          <w:r>
            <w:rPr/>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start"/>
      <w:tblInd w:w="0" w:type="dxa"/>
      <w:tblLayout w:type="fixed"/>
      <w:tblCellMar>
        <w:top w:w="0" w:type="dxa"/>
        <w:start w:w="108" w:type="dxa"/>
        <w:bottom w:w="0" w:type="dxa"/>
        <w:end w:w="108" w:type="dxa"/>
      </w:tblCellMar>
      <w:tblLook w:val="06a0" w:firstRow="1" w:lastRow="0" w:firstColumn="1" w:lastColumn="0" w:noHBand="1" w:noVBand="1"/>
    </w:tblPr>
    <w:tblGrid>
      <w:gridCol w:w="3120"/>
      <w:gridCol w:w="3120"/>
      <w:gridCol w:w="3120"/>
    </w:tblGrid>
    <w:tr xmlns:wp14="http://schemas.microsoft.com/office/word/2010/wordml" w14:paraId="49206A88" wp14:textId="77777777">
      <w:trPr>
        <w:trHeight w:val="300" w:hRule="atLeast"/>
      </w:trPr>
      <w:tc>
        <w:tcPr>
          <w:tcW w:w="3120" w:type="dxa"/>
          <w:tcBorders/>
        </w:tcPr>
        <w:p w14:paraId="67B7A70C" wp14:textId="77777777">
          <w:pPr>
            <w:pStyle w:val="Header"/>
            <w:jc w:val="start"/>
            <w:rPr/>
          </w:pPr>
          <w:r>
            <w:rPr/>
          </w:r>
        </w:p>
      </w:tc>
      <w:tc>
        <w:tcPr>
          <w:tcW w:w="3120" w:type="dxa"/>
          <w:tcBorders/>
        </w:tcPr>
        <w:p w14:paraId="71887C79" wp14:textId="77777777">
          <w:pPr>
            <w:pStyle w:val="Normal"/>
            <w:rPr/>
          </w:pPr>
          <w:r>
            <w:rPr/>
          </w:r>
        </w:p>
      </w:tc>
      <w:tc>
        <w:tcPr>
          <w:tcW w:w="3120" w:type="dxa"/>
          <w:tcBorders/>
        </w:tcPr>
        <w:p w14:paraId="3B7FD67C" wp14:textId="77777777">
          <w:pPr>
            <w:pStyle w:val="Normal"/>
            <w:rPr/>
          </w:pPr>
          <w:r>
            <w:rPr/>
          </w:r>
        </w:p>
      </w:tc>
    </w:tr>
  </w:tbl>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22F860BB" wp14:textId="77777777">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start"/>
      <w:tblInd w:w="0" w:type="dxa"/>
      <w:tblLayout w:type="fixed"/>
      <w:tblCellMar>
        <w:top w:w="0" w:type="dxa"/>
        <w:start w:w="108" w:type="dxa"/>
        <w:bottom w:w="0" w:type="dxa"/>
        <w:end w:w="108" w:type="dxa"/>
      </w:tblCellMar>
      <w:tblLook w:val="06a0" w:firstRow="1" w:lastRow="0" w:firstColumn="1" w:lastColumn="0" w:noHBand="1" w:noVBand="1"/>
    </w:tblPr>
    <w:tblGrid>
      <w:gridCol w:w="3120"/>
      <w:gridCol w:w="3120"/>
      <w:gridCol w:w="3120"/>
    </w:tblGrid>
    <w:tr xmlns:wp14="http://schemas.microsoft.com/office/word/2010/wordml" w14:paraId="698536F5" wp14:textId="77777777">
      <w:trPr>
        <w:trHeight w:val="300" w:hRule="atLeast"/>
      </w:trPr>
      <w:tc>
        <w:tcPr>
          <w:tcW w:w="3120" w:type="dxa"/>
          <w:tcBorders/>
        </w:tcPr>
        <w:p w14:paraId="7BC1BAF2" wp14:textId="77777777">
          <w:pPr>
            <w:pStyle w:val="Header"/>
            <w:jc w:val="start"/>
            <w:rPr/>
          </w:pPr>
          <w:r>
            <w:rPr/>
          </w:r>
        </w:p>
      </w:tc>
      <w:tc>
        <w:tcPr>
          <w:tcW w:w="3120" w:type="dxa"/>
          <w:tcBorders/>
        </w:tcPr>
        <w:p w14:paraId="61C988F9" wp14:textId="77777777">
          <w:pPr>
            <w:pStyle w:val="Normal"/>
            <w:rPr/>
          </w:pPr>
          <w:r>
            <w:rPr/>
          </w:r>
        </w:p>
      </w:tc>
      <w:tc>
        <w:tcPr>
          <w:tcW w:w="3120" w:type="dxa"/>
          <w:tcBorders/>
        </w:tcPr>
        <w:p w14:paraId="3B22BB7D" wp14:textId="77777777">
          <w:pPr>
            <w:pStyle w:val="Normal"/>
            <w:rPr/>
          </w:pPr>
          <w:r>
            <w:rPr/>
          </w:r>
        </w:p>
      </w:tc>
    </w:tr>
  </w:tbl>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start"/>
      <w:tblInd w:w="0" w:type="dxa"/>
      <w:tblLayout w:type="fixed"/>
      <w:tblCellMar>
        <w:top w:w="0" w:type="dxa"/>
        <w:start w:w="108" w:type="dxa"/>
        <w:bottom w:w="0" w:type="dxa"/>
        <w:end w:w="108" w:type="dxa"/>
      </w:tblCellMar>
      <w:tblLook w:val="06a0" w:firstRow="1" w:lastRow="0" w:firstColumn="1" w:lastColumn="0" w:noHBand="1" w:noVBand="1"/>
    </w:tblPr>
    <w:tblGrid>
      <w:gridCol w:w="3120"/>
      <w:gridCol w:w="3120"/>
      <w:gridCol w:w="3120"/>
    </w:tblGrid>
    <w:tr xmlns:wp14="http://schemas.microsoft.com/office/word/2010/wordml" w14:paraId="17B246DD" wp14:textId="77777777">
      <w:trPr>
        <w:trHeight w:val="300" w:hRule="atLeast"/>
      </w:trPr>
      <w:tc>
        <w:tcPr>
          <w:tcW w:w="3120" w:type="dxa"/>
          <w:tcBorders/>
        </w:tcPr>
        <w:p w14:paraId="6BF89DA3" wp14:textId="77777777">
          <w:pPr>
            <w:pStyle w:val="Header"/>
            <w:jc w:val="start"/>
            <w:rPr/>
          </w:pPr>
          <w:r>
            <w:rPr/>
          </w:r>
        </w:p>
      </w:tc>
      <w:tc>
        <w:tcPr>
          <w:tcW w:w="3120" w:type="dxa"/>
          <w:tcBorders/>
        </w:tcPr>
        <w:p w14:paraId="5C3E0E74" wp14:textId="77777777">
          <w:pPr>
            <w:pStyle w:val="Normal"/>
            <w:rPr/>
          </w:pPr>
          <w:r>
            <w:rPr/>
          </w:r>
        </w:p>
      </w:tc>
      <w:tc>
        <w:tcPr>
          <w:tcW w:w="3120" w:type="dxa"/>
          <w:tcBorders/>
        </w:tcPr>
        <w:p w14:paraId="66A1FAB9" wp14:textId="77777777">
          <w:pPr>
            <w:pStyle w:val="Normal"/>
            <w:rPr/>
          </w:pPr>
          <w:r>
            <w:rPr/>
          </w:r>
        </w:p>
      </w:tc>
    </w:tr>
  </w:tbl>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513DA1E0" wp14:textId="77777777">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start"/>
      <w:tblInd w:w="0" w:type="dxa"/>
      <w:tblLayout w:type="fixed"/>
      <w:tblCellMar>
        <w:top w:w="0" w:type="dxa"/>
        <w:start w:w="108" w:type="dxa"/>
        <w:bottom w:w="0" w:type="dxa"/>
        <w:end w:w="108" w:type="dxa"/>
      </w:tblCellMar>
      <w:tblLook w:val="06a0" w:firstRow="1" w:lastRow="0" w:firstColumn="1" w:lastColumn="0" w:noHBand="1" w:noVBand="1"/>
    </w:tblPr>
    <w:tblGrid>
      <w:gridCol w:w="3120"/>
      <w:gridCol w:w="3120"/>
      <w:gridCol w:w="3120"/>
    </w:tblGrid>
    <w:tr xmlns:wp14="http://schemas.microsoft.com/office/word/2010/wordml" w14:paraId="75CAC6F5" wp14:textId="77777777">
      <w:trPr>
        <w:trHeight w:val="300" w:hRule="atLeast"/>
      </w:trPr>
      <w:tc>
        <w:tcPr>
          <w:tcW w:w="3120" w:type="dxa"/>
          <w:tcBorders/>
        </w:tcPr>
        <w:p w14:paraId="66060428" wp14:textId="77777777">
          <w:pPr>
            <w:pStyle w:val="Header"/>
            <w:jc w:val="start"/>
            <w:rPr/>
          </w:pPr>
          <w:r>
            <w:rPr/>
          </w:r>
        </w:p>
      </w:tc>
      <w:tc>
        <w:tcPr>
          <w:tcW w:w="3120" w:type="dxa"/>
          <w:tcBorders/>
        </w:tcPr>
        <w:p w14:paraId="1D0656FE" wp14:textId="77777777">
          <w:pPr>
            <w:pStyle w:val="Normal"/>
            <w:rPr/>
          </w:pPr>
          <w:r>
            <w:rPr/>
          </w:r>
        </w:p>
      </w:tc>
      <w:tc>
        <w:tcPr>
          <w:tcW w:w="3120" w:type="dxa"/>
          <w:tcBorders/>
        </w:tcPr>
        <w:p w14:paraId="7B37605A" wp14:textId="77777777">
          <w:pPr>
            <w:pStyle w:val="Normal"/>
            <w:rPr/>
          </w:pPr>
          <w:r>
            <w:rPr/>
          </w:r>
        </w:p>
      </w:tc>
    </w:tr>
  </w:tbl>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start"/>
      <w:tblInd w:w="0" w:type="dxa"/>
      <w:tblLayout w:type="fixed"/>
      <w:tblCellMar>
        <w:top w:w="0" w:type="dxa"/>
        <w:start w:w="108" w:type="dxa"/>
        <w:bottom w:w="0" w:type="dxa"/>
        <w:end w:w="108" w:type="dxa"/>
      </w:tblCellMar>
      <w:tblLook w:val="06a0" w:firstRow="1" w:lastRow="0" w:firstColumn="1" w:lastColumn="0" w:noHBand="1" w:noVBand="1"/>
    </w:tblPr>
    <w:tblGrid>
      <w:gridCol w:w="3120"/>
      <w:gridCol w:w="3120"/>
      <w:gridCol w:w="3120"/>
    </w:tblGrid>
    <w:tr xmlns:wp14="http://schemas.microsoft.com/office/word/2010/wordml" w14:paraId="394798F2" wp14:textId="77777777">
      <w:trPr>
        <w:trHeight w:val="300" w:hRule="atLeast"/>
      </w:trPr>
      <w:tc>
        <w:tcPr>
          <w:tcW w:w="3120" w:type="dxa"/>
          <w:tcBorders/>
        </w:tcPr>
        <w:p w14:paraId="3889A505" wp14:textId="77777777">
          <w:pPr>
            <w:pStyle w:val="Header"/>
            <w:jc w:val="start"/>
            <w:rPr/>
          </w:pPr>
          <w:r>
            <w:rPr/>
          </w:r>
        </w:p>
      </w:tc>
      <w:tc>
        <w:tcPr>
          <w:tcW w:w="3120" w:type="dxa"/>
          <w:tcBorders/>
        </w:tcPr>
        <w:p w14:paraId="29079D35" wp14:textId="77777777">
          <w:pPr>
            <w:pStyle w:val="Normal"/>
            <w:rPr/>
          </w:pPr>
          <w:r>
            <w:rPr/>
          </w:r>
        </w:p>
      </w:tc>
      <w:tc>
        <w:tcPr>
          <w:tcW w:w="3120" w:type="dxa"/>
          <w:tcBorders/>
        </w:tcPr>
        <w:p w14:paraId="17686DC7" wp14:textId="77777777">
          <w:pPr>
            <w:pStyle w:val="Normal"/>
            <w:rPr/>
          </w:pPr>
          <w:r>
            <w:rPr/>
          </w:r>
        </w:p>
      </w:tc>
    </w:tr>
  </w:tbl>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4853B841" wp14:textId="77777777">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982203026"/>
      <w:docPartObj>
        <w:docPartGallery w:val="Page Numbers (Top of Page)"/>
        <w:docPartUnique w:val="true"/>
      </w:docPartObj>
    </w:sdtPr>
    <w:sdtContent>
      <w:p xmlns:wp14="http://schemas.microsoft.com/office/word/2010/wordml" w14:paraId="1A8135C8" wp14:textId="77777777">
        <w:pPr>
          <w:pStyle w:val="Header"/>
          <w:tabs>
            <w:tab w:val="clear" w:pos="8504"/>
            <w:tab w:val="right" w:leader="none" w:pos="9356"/>
          </w:tabs>
          <w:ind w:hanging="0"/>
          <w:rPr/>
        </w:pPr>
        <w:r>
          <w:rPr/>
          <w:t xml:space="preserve">Aplicación web para la </w:t>
        </w:r>
        <w:del w:id="9307" w:author="Revisión" w:date="2026-10-25T22:30:00Z">
          <w:r>
            <w:rPr/>
            <w:delText xml:space="preserve">gestión de citas odontológicas en el consultorio RAVE</w:delText>
          </w:r>
        </w:del>
        <w:ins w:id="9308" w:author="Revisión" w:date="2026-10-25T22:30:00Z">
          <w:r>
            <w:rPr/>
            <w:t xml:space="preserve">gestión de citas y atención odontológica en el consultorio RAVE</w:t>
          </w:r>
        </w:ins>
        <w:r>
          <w:rPr/>
          <w:tab/>
        </w:r>
        <w:r>
          <w:rPr/>
          <w:t xml:space="preserve"> </w:t>
        </w:r>
        <w:r>
          <w:rPr/>
          <w:fldChar w:fldCharType="begin"/>
        </w:r>
        <w:r>
          <w:rPr/>
          <w:instrText xml:space="preserve"> PAGE </w:instrText>
        </w:r>
        <w:r>
          <w:rPr/>
          <w:fldChar w:fldCharType="separate"/>
        </w:r>
        <w:r>
          <w:rPr/>
          <w:t>80</w:t>
        </w:r>
        <w:r>
          <w:rPr/>
          <w:fldChar w:fldCharType="end"/>
        </w:r>
      </w:p>
    </w:sdtContent>
  </w:sdt>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467819191"/>
      <w:id w:val="982203026"/>
      <w:docPartObj>
        <w:docPartGallery w:val="Page Numbers (Top of Page)"/>
        <w:docPartUnique w:val="true"/>
      </w:docPartObj>
    </w:sdtPr>
    <w:sdtContent>
      <w:p xmlns:wp14="http://schemas.microsoft.com/office/word/2010/wordml" w14:paraId="71440287" wp14:textId="77777777">
        <w:pPr>
          <w:pStyle w:val="Header"/>
          <w:tabs>
            <w:tab w:val="clear" w:pos="8504"/>
            <w:tab w:val="right" w:leader="none" w:pos="9356"/>
          </w:tabs>
          <w:ind w:hanging="0"/>
          <w:rPr/>
        </w:pPr>
        <w:r>
          <w:rPr/>
          <w:t xml:space="preserve">Aplicación web para la </w:t>
        </w:r>
        <w:del w:id="9303" w:author="Revisión" w:date="2026-10-25T22:30:00Z">
          <w:r>
            <w:rPr/>
            <w:delText xml:space="preserve">gestión de citas odontológicas en el consultorio RAVE</w:delText>
          </w:r>
        </w:del>
        <w:ins w:id="9304" w:author="Revisión" w:date="2026-10-25T22:30:00Z">
          <w:r>
            <w:rPr/>
            <w:t xml:space="preserve">gestión de citas y atención odontológica en el consultorio RAVE</w:t>
          </w:r>
        </w:ins>
        <w:r>
          <w:rPr/>
          <w:tab/>
        </w:r>
        <w:r>
          <w:rPr/>
          <w:t xml:space="preserve"> </w:t>
        </w:r>
        <w:r>
          <w:rPr/>
          <w:fldChar w:fldCharType="begin"/>
        </w:r>
        <w:r>
          <w:rPr/>
          <w:instrText xml:space="preserve"> PAGE </w:instrText>
        </w:r>
        <w:r>
          <w:rPr/>
          <w:fldChar w:fldCharType="separate"/>
        </w:r>
        <w:r>
          <w:rPr/>
          <w:t>80</w:t>
        </w:r>
        <w:r>
          <w:rPr/>
          <w:fldChar w:fldCharType="end"/>
        </w:r>
      </w:p>
    </w:sdtContent>
  </w:sdt>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38D6B9B6" wp14:textId="77777777">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439270534"/>
      <w:id w:val="982203026"/>
      <w:docPartObj>
        <w:docPartGallery w:val="Page Numbers (Top of Page)"/>
        <w:docPartUnique w:val="true"/>
      </w:docPartObj>
    </w:sdtPr>
    <w:sdtContent>
      <w:p xmlns:wp14="http://schemas.microsoft.com/office/word/2010/wordml" w14:paraId="7D5DEDF1" wp14:textId="77777777">
        <w:pPr>
          <w:pStyle w:val="Header"/>
          <w:tabs>
            <w:tab w:val="clear" w:pos="8504"/>
            <w:tab w:val="right" w:leader="none" w:pos="9356"/>
          </w:tabs>
          <w:ind w:hanging="0"/>
          <w:rPr/>
        </w:pPr>
        <w:r>
          <w:rPr/>
          <w:t xml:space="preserve">Aplicación web para la </w:t>
        </w:r>
        <w:del w:id="9301" w:author="Revisión" w:date="2026-10-25T22:30:00Z">
          <w:r>
            <w:rPr/>
            <w:delText xml:space="preserve">gestión de citas odontológicas en el consultorio RAVE</w:delText>
          </w:r>
        </w:del>
        <w:ins w:id="9302" w:author="Revisión" w:date="2026-10-25T22:30:00Z">
          <w:r>
            <w:rPr/>
            <w:t xml:space="preserve">gestión de citas y atención odontológica en el consultorio RAVE</w:t>
          </w:r>
        </w:ins>
        <w:r>
          <w:rPr/>
          <w:tab/>
        </w:r>
        <w:r>
          <w:rPr/>
          <w:t xml:space="preserve"> </w:t>
        </w:r>
        <w:r>
          <w:rPr/>
          <w:fldChar w:fldCharType="begin"/>
        </w:r>
        <w:r>
          <w:rPr/>
          <w:instrText xml:space="preserve"> PAGE </w:instrText>
        </w:r>
        <w:r>
          <w:rPr/>
          <w:fldChar w:fldCharType="separate"/>
        </w:r>
        <w:r>
          <w:rPr/>
          <w:t>85</w:t>
        </w:r>
        <w:r>
          <w:rPr/>
          <w:fldChar w:fldCharType="end"/>
        </w:r>
      </w:p>
    </w:sdtContent>
  </w:sdt>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662413582"/>
      <w:id w:val="982203026"/>
      <w:docPartObj>
        <w:docPartGallery w:val="Page Numbers (Top of Page)"/>
        <w:docPartUnique w:val="true"/>
      </w:docPartObj>
    </w:sdtPr>
    <w:sdtContent>
      <w:p xmlns:wp14="http://schemas.microsoft.com/office/word/2010/wordml" w14:paraId="345F7574" wp14:textId="77777777">
        <w:pPr>
          <w:pStyle w:val="Header"/>
          <w:tabs>
            <w:tab w:val="clear" w:pos="8504"/>
            <w:tab w:val="right" w:leader="none" w:pos="9356"/>
          </w:tabs>
          <w:ind w:hanging="0"/>
          <w:rPr/>
        </w:pPr>
        <w:r>
          <w:rPr/>
          <w:t xml:space="preserve">Aplicación web para la </w:t>
        </w:r>
        <w:del w:id="9309" w:author="Revisión" w:date="2026-10-25T22:30:00Z">
          <w:r>
            <w:rPr/>
            <w:delText xml:space="preserve">gestión de citas odontológicas en el consultorio RAVE</w:delText>
          </w:r>
        </w:del>
        <w:ins w:id="9310" w:author="Revisión" w:date="2026-10-25T22:30:00Z">
          <w:r>
            <w:rPr/>
            <w:t xml:space="preserve">gestión de citas y atención odontológica en el consultorio RAVE</w:t>
          </w:r>
        </w:ins>
        <w:r>
          <w:rPr/>
          <w:tab/>
        </w:r>
        <w:r>
          <w:rPr/>
          <w:t xml:space="preserve"> </w:t>
        </w:r>
        <w:r>
          <w:rPr/>
          <w:fldChar w:fldCharType="begin"/>
        </w:r>
        <w:r>
          <w:rPr/>
          <w:instrText xml:space="preserve"> PAGE </w:instrText>
        </w:r>
        <w:r>
          <w:rPr/>
          <w:fldChar w:fldCharType="separate"/>
        </w:r>
        <w:r>
          <w:rPr/>
          <w:t>85</w:t>
        </w:r>
        <w:r>
          <w:rPr/>
          <w:fldChar w:fldCharType="end"/>
        </w:r>
      </w:p>
    </w:sdtContent>
  </w:sdt>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76BB753C" wp14:textId="77777777">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18271668"/>
      <w:id w:val="982203026"/>
      <w:docPartObj>
        <w:docPartGallery w:val="Page Numbers (Top of Page)"/>
        <w:docPartUnique w:val="true"/>
      </w:docPartObj>
    </w:sdtPr>
    <w:sdtContent>
      <w:p xmlns:wp14="http://schemas.microsoft.com/office/word/2010/wordml" w14:paraId="206CD911" wp14:textId="77777777">
        <w:pPr>
          <w:pStyle w:val="Header"/>
          <w:tabs>
            <w:tab w:val="clear" w:pos="8504"/>
            <w:tab w:val="right" w:leader="none" w:pos="9356"/>
          </w:tabs>
          <w:ind w:hanging="0"/>
          <w:rPr/>
        </w:pPr>
        <w:r>
          <w:rPr/>
          <w:t xml:space="preserve">Aplicación web para la </w:t>
        </w:r>
        <w:del w:id="9305" w:author="Revisión" w:date="2026-10-25T22:30:00Z">
          <w:r>
            <w:rPr/>
            <w:delText xml:space="preserve">gestión de citas odontológicas en el consultorio RAVE</w:delText>
          </w:r>
        </w:del>
        <w:ins w:id="9306" w:author="Revisión" w:date="2026-10-25T22:30:00Z">
          <w:r>
            <w:rPr/>
            <w:t xml:space="preserve">gestión de citas y atención odontológica en el consultorio RAVE</w:t>
          </w:r>
        </w:ins>
        <w:r>
          <w:rPr/>
          <w:tab/>
        </w:r>
        <w:r>
          <w:rPr/>
          <w:t xml:space="preserve"> </w:t>
        </w:r>
        <w:r>
          <w:rPr/>
          <w:fldChar w:fldCharType="begin"/>
        </w:r>
        <w:r>
          <w:rPr/>
          <w:instrText xml:space="preserve"> PAGE </w:instrText>
        </w:r>
        <w:r>
          <w:rPr/>
          <w:fldChar w:fldCharType="separate"/>
        </w:r>
        <w:r>
          <w:rPr/>
          <w:t>115</w:t>
        </w:r>
        <w:r>
          <w:rPr/>
          <w:fldChar w:fldCharType="end"/>
        </w:r>
      </w:p>
    </w:sdtContent>
  </w:sdt>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332334075"/>
      <w:id w:val="982203026"/>
      <w:docPartObj>
        <w:docPartGallery w:val="Page Numbers (Top of Page)"/>
        <w:docPartUnique w:val="true"/>
      </w:docPartObj>
    </w:sdtPr>
    <w:sdtContent>
      <w:p xmlns:wp14="http://schemas.microsoft.com/office/word/2010/wordml" w14:paraId="38D0340B" wp14:textId="77777777">
        <w:pPr>
          <w:pStyle w:val="Header"/>
          <w:tabs>
            <w:tab w:val="clear" w:pos="8504"/>
            <w:tab w:val="right" w:leader="none" w:pos="9356"/>
          </w:tabs>
          <w:ind w:hanging="0"/>
          <w:rPr/>
        </w:pPr>
        <w:r>
          <w:rPr/>
          <w:t xml:space="preserve">Aplicación web para la </w:t>
        </w:r>
        <w:del w:id="9311" w:author="Revisión" w:date="2026-10-25T22:30:00Z">
          <w:r>
            <w:rPr/>
            <w:delText xml:space="preserve">gestión de citas odontológicas en el consultorio RAVE</w:delText>
          </w:r>
        </w:del>
        <w:ins w:id="9312" w:author="Revisión" w:date="2026-10-25T22:30:00Z">
          <w:r>
            <w:rPr/>
            <w:t xml:space="preserve">gestión de citas y atención odontológica en el consultorio RAVE</w:t>
          </w:r>
        </w:ins>
        <w:r>
          <w:rPr/>
          <w:tab/>
        </w:r>
        <w:r>
          <w:rPr/>
          <w:t xml:space="preserve"> </w:t>
        </w:r>
        <w:r>
          <w:rPr/>
          <w:fldChar w:fldCharType="begin"/>
        </w:r>
        <w:r>
          <w:rPr/>
          <w:instrText xml:space="preserve"> PAGE </w:instrText>
        </w:r>
        <w:r>
          <w:rPr/>
          <w:fldChar w:fldCharType="separate"/>
        </w:r>
        <w:r>
          <w:rPr/>
          <w:t>115</w:t>
        </w:r>
        <w:r>
          <w:rPr/>
          <w:fldChar w:fldCharType="end"/>
        </w:r>
      </w:p>
    </w:sdtContent>
  </w:sdt>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xmlns:w="http://schemas.openxmlformats.org/wordprocessingml/2006/main" w:abstractNumId="8">
    <w:nsid w:val="20110290"/>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w:abstractNumId="1">
    <w:lvl w:ilvl="0">
      <w:start w:val="1"/>
      <w:numFmt w:val="bullet"/>
      <w:lvlText w:val=""/>
      <w:lvlJc w:val="start"/>
      <w:pPr>
        <w:tabs>
          <w:tab w:val="num" w:pos="0"/>
        </w:tabs>
        <w:ind w:start="1428" w:hanging="360"/>
      </w:pPr>
      <w:rPr>
        <w:rFonts w:hint="default" w:ascii="Symbol" w:hAnsi="Symbol" w:cs="Symbol"/>
      </w:rPr>
    </w:lvl>
    <w:lvl w:ilvl="1">
      <w:start w:val="1"/>
      <w:numFmt w:val="bullet"/>
      <w:lvlText w:val="o"/>
      <w:lvlJc w:val="start"/>
      <w:pPr>
        <w:tabs>
          <w:tab w:val="num" w:pos="0"/>
        </w:tabs>
        <w:ind w:start="2148" w:hanging="360"/>
      </w:pPr>
      <w:rPr>
        <w:rFonts w:hint="default" w:ascii="Courier New" w:hAnsi="Courier New" w:cs="Courier New"/>
      </w:rPr>
    </w:lvl>
    <w:lvl w:ilvl="2">
      <w:start w:val="1"/>
      <w:numFmt w:val="bullet"/>
      <w:lvlText w:val=""/>
      <w:lvlJc w:val="start"/>
      <w:pPr>
        <w:tabs>
          <w:tab w:val="num" w:pos="0"/>
        </w:tabs>
        <w:ind w:start="2868" w:hanging="360"/>
      </w:pPr>
      <w:rPr>
        <w:rFonts w:hint="default" w:ascii="Wingdings" w:hAnsi="Wingdings" w:cs="Wingdings"/>
      </w:rPr>
    </w:lvl>
    <w:lvl w:ilvl="3">
      <w:start w:val="1"/>
      <w:numFmt w:val="bullet"/>
      <w:lvlText w:val=""/>
      <w:lvlJc w:val="start"/>
      <w:pPr>
        <w:tabs>
          <w:tab w:val="num" w:pos="0"/>
        </w:tabs>
        <w:ind w:start="3588" w:hanging="360"/>
      </w:pPr>
      <w:rPr>
        <w:rFonts w:hint="default" w:ascii="Symbol" w:hAnsi="Symbol" w:cs="Symbol"/>
      </w:rPr>
    </w:lvl>
    <w:lvl w:ilvl="4">
      <w:start w:val="1"/>
      <w:numFmt w:val="bullet"/>
      <w:lvlText w:val="o"/>
      <w:lvlJc w:val="start"/>
      <w:pPr>
        <w:tabs>
          <w:tab w:val="num" w:pos="0"/>
        </w:tabs>
        <w:ind w:start="4308" w:hanging="360"/>
      </w:pPr>
      <w:rPr>
        <w:rFonts w:hint="default" w:ascii="Courier New" w:hAnsi="Courier New" w:cs="Courier New"/>
      </w:rPr>
    </w:lvl>
    <w:lvl w:ilvl="5">
      <w:start w:val="1"/>
      <w:numFmt w:val="bullet"/>
      <w:lvlText w:val=""/>
      <w:lvlJc w:val="start"/>
      <w:pPr>
        <w:tabs>
          <w:tab w:val="num" w:pos="0"/>
        </w:tabs>
        <w:ind w:start="5028" w:hanging="360"/>
      </w:pPr>
      <w:rPr>
        <w:rFonts w:hint="default" w:ascii="Wingdings" w:hAnsi="Wingdings" w:cs="Wingdings"/>
      </w:rPr>
    </w:lvl>
    <w:lvl w:ilvl="6">
      <w:start w:val="1"/>
      <w:numFmt w:val="bullet"/>
      <w:lvlText w:val=""/>
      <w:lvlJc w:val="start"/>
      <w:pPr>
        <w:tabs>
          <w:tab w:val="num" w:pos="0"/>
        </w:tabs>
        <w:ind w:start="5748" w:hanging="360"/>
      </w:pPr>
      <w:rPr>
        <w:rFonts w:hint="default" w:ascii="Symbol" w:hAnsi="Symbol" w:cs="Symbol"/>
      </w:rPr>
    </w:lvl>
    <w:lvl w:ilvl="7">
      <w:start w:val="1"/>
      <w:numFmt w:val="bullet"/>
      <w:lvlText w:val="o"/>
      <w:lvlJc w:val="start"/>
      <w:pPr>
        <w:tabs>
          <w:tab w:val="num" w:pos="0"/>
        </w:tabs>
        <w:ind w:start="6468" w:hanging="360"/>
      </w:pPr>
      <w:rPr>
        <w:rFonts w:hint="default" w:ascii="Courier New" w:hAnsi="Courier New" w:cs="Courier New"/>
      </w:rPr>
    </w:lvl>
    <w:lvl w:ilvl="8">
      <w:start w:val="1"/>
      <w:numFmt w:val="bullet"/>
      <w:lvlText w:val=""/>
      <w:lvlJc w:val="start"/>
      <w:pPr>
        <w:tabs>
          <w:tab w:val="num" w:pos="0"/>
        </w:tabs>
        <w:ind w:start="7188" w:hanging="360"/>
      </w:pPr>
      <w:rPr>
        <w:rFonts w:hint="default" w:ascii="Wingdings" w:hAnsi="Wingdings" w:cs="Wingdings"/>
      </w:rPr>
    </w:lvl>
    <w:nsid w:val="2ebba6de"/>
  </w:abstractNum>
  <w:abstractNum w:abstractNumId="2">
    <w:lvl w:ilvl="0">
      <w:start w:val="1"/>
      <w:numFmt w:val="bullet"/>
      <w:lvlText w:val=""/>
      <w:lvlJc w:val="start"/>
      <w:pPr>
        <w:tabs>
          <w:tab w:val="num" w:pos="0"/>
        </w:tabs>
        <w:ind w:start="2136" w:hanging="360"/>
      </w:pPr>
      <w:rPr>
        <w:rFonts w:hint="default" w:ascii="Symbol" w:hAnsi="Symbol" w:cs="Symbol"/>
      </w:rPr>
    </w:lvl>
    <w:lvl w:ilvl="1">
      <w:start w:val="1"/>
      <w:numFmt w:val="bullet"/>
      <w:lvlText w:val="o"/>
      <w:lvlJc w:val="start"/>
      <w:pPr>
        <w:tabs>
          <w:tab w:val="num" w:pos="0"/>
        </w:tabs>
        <w:ind w:start="2856" w:hanging="360"/>
      </w:pPr>
      <w:rPr>
        <w:rFonts w:hint="default" w:ascii="Courier New" w:hAnsi="Courier New" w:cs="Courier New"/>
      </w:rPr>
    </w:lvl>
    <w:lvl w:ilvl="2">
      <w:start w:val="1"/>
      <w:numFmt w:val="bullet"/>
      <w:lvlText w:val=""/>
      <w:lvlJc w:val="start"/>
      <w:pPr>
        <w:tabs>
          <w:tab w:val="num" w:pos="0"/>
        </w:tabs>
        <w:ind w:start="3576" w:hanging="360"/>
      </w:pPr>
      <w:rPr>
        <w:rFonts w:hint="default" w:ascii="Wingdings" w:hAnsi="Wingdings" w:cs="Wingdings"/>
      </w:rPr>
    </w:lvl>
    <w:lvl w:ilvl="3">
      <w:start w:val="1"/>
      <w:numFmt w:val="bullet"/>
      <w:lvlText w:val=""/>
      <w:lvlJc w:val="start"/>
      <w:pPr>
        <w:tabs>
          <w:tab w:val="num" w:pos="0"/>
        </w:tabs>
        <w:ind w:start="4296" w:hanging="360"/>
      </w:pPr>
      <w:rPr>
        <w:rFonts w:hint="default" w:ascii="Symbol" w:hAnsi="Symbol" w:cs="Symbol"/>
      </w:rPr>
    </w:lvl>
    <w:lvl w:ilvl="4">
      <w:start w:val="1"/>
      <w:numFmt w:val="bullet"/>
      <w:lvlText w:val="o"/>
      <w:lvlJc w:val="start"/>
      <w:pPr>
        <w:tabs>
          <w:tab w:val="num" w:pos="0"/>
        </w:tabs>
        <w:ind w:start="5016" w:hanging="360"/>
      </w:pPr>
      <w:rPr>
        <w:rFonts w:hint="default" w:ascii="Courier New" w:hAnsi="Courier New" w:cs="Courier New"/>
      </w:rPr>
    </w:lvl>
    <w:lvl w:ilvl="5">
      <w:start w:val="1"/>
      <w:numFmt w:val="bullet"/>
      <w:lvlText w:val=""/>
      <w:lvlJc w:val="start"/>
      <w:pPr>
        <w:tabs>
          <w:tab w:val="num" w:pos="0"/>
        </w:tabs>
        <w:ind w:start="5736" w:hanging="360"/>
      </w:pPr>
      <w:rPr>
        <w:rFonts w:hint="default" w:ascii="Wingdings" w:hAnsi="Wingdings" w:cs="Wingdings"/>
      </w:rPr>
    </w:lvl>
    <w:lvl w:ilvl="6">
      <w:start w:val="1"/>
      <w:numFmt w:val="bullet"/>
      <w:lvlText w:val=""/>
      <w:lvlJc w:val="start"/>
      <w:pPr>
        <w:tabs>
          <w:tab w:val="num" w:pos="0"/>
        </w:tabs>
        <w:ind w:start="6456" w:hanging="360"/>
      </w:pPr>
      <w:rPr>
        <w:rFonts w:hint="default" w:ascii="Symbol" w:hAnsi="Symbol" w:cs="Symbol"/>
      </w:rPr>
    </w:lvl>
    <w:lvl w:ilvl="7">
      <w:start w:val="1"/>
      <w:numFmt w:val="bullet"/>
      <w:lvlText w:val="o"/>
      <w:lvlJc w:val="start"/>
      <w:pPr>
        <w:tabs>
          <w:tab w:val="num" w:pos="0"/>
        </w:tabs>
        <w:ind w:start="7176" w:hanging="360"/>
      </w:pPr>
      <w:rPr>
        <w:rFonts w:hint="default" w:ascii="Courier New" w:hAnsi="Courier New" w:cs="Courier New"/>
      </w:rPr>
    </w:lvl>
    <w:lvl w:ilvl="8">
      <w:start w:val="1"/>
      <w:numFmt w:val="bullet"/>
      <w:lvlText w:val=""/>
      <w:lvlJc w:val="start"/>
      <w:pPr>
        <w:tabs>
          <w:tab w:val="num" w:pos="0"/>
        </w:tabs>
        <w:ind w:start="7896" w:hanging="360"/>
      </w:pPr>
      <w:rPr>
        <w:rFonts w:hint="default" w:ascii="Wingdings" w:hAnsi="Wingdings" w:cs="Wingdings"/>
      </w:rPr>
    </w:lvl>
    <w:nsid w:val="2766f7c9"/>
  </w:abstractNum>
  <w:abstractNum w:abstractNumId="3">
    <w:lvl w:ilvl="0">
      <w:start w:val="1"/>
      <w:numFmt w:val="decimal"/>
      <w:lvlText w:val="%1."/>
      <w:lvlJc w:val="start"/>
      <w:pPr>
        <w:tabs>
          <w:tab w:val="num" w:pos="0"/>
        </w:tabs>
        <w:ind w:start="1092" w:hanging="360"/>
      </w:pPr>
      <w:rPr/>
    </w:lvl>
    <w:lvl w:ilvl="1">
      <w:start w:val="1"/>
      <w:numFmt w:val="decimal"/>
      <w:lvlText w:val="%1.%2."/>
      <w:lvlJc w:val="start"/>
      <w:pPr>
        <w:tabs>
          <w:tab w:val="num" w:pos="0"/>
        </w:tabs>
        <w:ind w:start="1812" w:hanging="360"/>
      </w:pPr>
      <w:rPr/>
    </w:lvl>
    <w:lvl w:ilvl="2">
      <w:start w:val="1"/>
      <w:numFmt w:val="decimal"/>
      <w:lvlText w:val="%1.%2.%3."/>
      <w:lvlJc w:val="start"/>
      <w:pPr>
        <w:tabs>
          <w:tab w:val="num" w:pos="0"/>
        </w:tabs>
        <w:ind w:start="2532" w:hanging="180"/>
      </w:pPr>
      <w:rPr/>
    </w:lvl>
    <w:lvl w:ilvl="3">
      <w:start w:val="1"/>
      <w:numFmt w:val="decimal"/>
      <w:lvlText w:val="%1.%2.%3.%4."/>
      <w:lvlJc w:val="start"/>
      <w:pPr>
        <w:tabs>
          <w:tab w:val="num" w:pos="0"/>
        </w:tabs>
        <w:ind w:start="3252" w:hanging="360"/>
      </w:pPr>
      <w:rPr/>
    </w:lvl>
    <w:lvl w:ilvl="4">
      <w:start w:val="1"/>
      <w:numFmt w:val="decimal"/>
      <w:lvlText w:val="%1.%2.%3.%4.%5."/>
      <w:lvlJc w:val="start"/>
      <w:pPr>
        <w:tabs>
          <w:tab w:val="num" w:pos="0"/>
        </w:tabs>
        <w:ind w:start="3972" w:hanging="360"/>
      </w:pPr>
      <w:rPr/>
    </w:lvl>
    <w:lvl w:ilvl="5">
      <w:start w:val="1"/>
      <w:numFmt w:val="decimal"/>
      <w:lvlText w:val="%1.%2.%3.%4.%5.%6."/>
      <w:lvlJc w:val="start"/>
      <w:pPr>
        <w:tabs>
          <w:tab w:val="num" w:pos="0"/>
        </w:tabs>
        <w:ind w:start="4692" w:hanging="180"/>
      </w:pPr>
      <w:rPr/>
    </w:lvl>
    <w:lvl w:ilvl="6">
      <w:start w:val="1"/>
      <w:numFmt w:val="decimal"/>
      <w:lvlText w:val="%1.%2.%3.%4.%5.%6.%7."/>
      <w:lvlJc w:val="start"/>
      <w:pPr>
        <w:tabs>
          <w:tab w:val="num" w:pos="0"/>
        </w:tabs>
        <w:ind w:start="5412" w:hanging="360"/>
      </w:pPr>
      <w:rPr/>
    </w:lvl>
    <w:lvl w:ilvl="7">
      <w:start w:val="1"/>
      <w:numFmt w:val="decimal"/>
      <w:lvlText w:val="%1.%2.%3.%4.%5.%6.%7.%8."/>
      <w:lvlJc w:val="start"/>
      <w:pPr>
        <w:tabs>
          <w:tab w:val="num" w:pos="0"/>
        </w:tabs>
        <w:ind w:start="6132" w:hanging="360"/>
      </w:pPr>
      <w:rPr/>
    </w:lvl>
    <w:lvl w:ilvl="8">
      <w:start w:val="1"/>
      <w:numFmt w:val="decimal"/>
      <w:lvlText w:val="%1.%2.%3.%4.%5.%6.%7.%8.%9."/>
      <w:lvlJc w:val="start"/>
      <w:pPr>
        <w:tabs>
          <w:tab w:val="num" w:pos="0"/>
        </w:tabs>
        <w:ind w:start="6852" w:hanging="180"/>
      </w:pPr>
      <w:rPr/>
    </w:lvl>
    <w:nsid w:val="5a7f77b3"/>
  </w:abstractNum>
  <w:abstractNum w:abstractNumId="4">
    <w:lvl w:ilvl="0">
      <w:start w:val="1"/>
      <w:numFmt w:val="bullet"/>
      <w:lvlText w:val=""/>
      <w:lvlJc w:val="start"/>
      <w:pPr>
        <w:tabs>
          <w:tab w:val="num" w:pos="0"/>
        </w:tabs>
        <w:ind w:start="1092" w:hanging="360"/>
      </w:pPr>
      <w:rPr>
        <w:rFonts w:hint="default" w:ascii="Symbol" w:hAnsi="Symbol" w:cs="Symbol"/>
      </w:rPr>
    </w:lvl>
    <w:lvl w:ilvl="1">
      <w:start w:val="1"/>
      <w:numFmt w:val="bullet"/>
      <w:lvlText w:val="o"/>
      <w:lvlJc w:val="start"/>
      <w:pPr>
        <w:tabs>
          <w:tab w:val="num" w:pos="0"/>
        </w:tabs>
        <w:ind w:start="1812" w:hanging="360"/>
      </w:pPr>
      <w:rPr>
        <w:rFonts w:hint="default" w:ascii="Courier New" w:hAnsi="Courier New" w:cs="Courier New"/>
      </w:rPr>
    </w:lvl>
    <w:lvl w:ilvl="2">
      <w:start w:val="1"/>
      <w:numFmt w:val="bullet"/>
      <w:lvlText w:val=""/>
      <w:lvlJc w:val="start"/>
      <w:pPr>
        <w:tabs>
          <w:tab w:val="num" w:pos="0"/>
        </w:tabs>
        <w:ind w:start="2532" w:hanging="360"/>
      </w:pPr>
      <w:rPr>
        <w:rFonts w:hint="default" w:ascii="Wingdings" w:hAnsi="Wingdings" w:cs="Wingdings"/>
      </w:rPr>
    </w:lvl>
    <w:lvl w:ilvl="3">
      <w:start w:val="1"/>
      <w:numFmt w:val="bullet"/>
      <w:lvlText w:val=""/>
      <w:lvlJc w:val="start"/>
      <w:pPr>
        <w:tabs>
          <w:tab w:val="num" w:pos="0"/>
        </w:tabs>
        <w:ind w:start="3252" w:hanging="360"/>
      </w:pPr>
      <w:rPr>
        <w:rFonts w:hint="default" w:ascii="Symbol" w:hAnsi="Symbol" w:cs="Symbol"/>
      </w:rPr>
    </w:lvl>
    <w:lvl w:ilvl="4">
      <w:start w:val="1"/>
      <w:numFmt w:val="bullet"/>
      <w:lvlText w:val="o"/>
      <w:lvlJc w:val="start"/>
      <w:pPr>
        <w:tabs>
          <w:tab w:val="num" w:pos="0"/>
        </w:tabs>
        <w:ind w:start="3972" w:hanging="360"/>
      </w:pPr>
      <w:rPr>
        <w:rFonts w:hint="default" w:ascii="Courier New" w:hAnsi="Courier New" w:cs="Courier New"/>
      </w:rPr>
    </w:lvl>
    <w:lvl w:ilvl="5">
      <w:start w:val="1"/>
      <w:numFmt w:val="bullet"/>
      <w:lvlText w:val=""/>
      <w:lvlJc w:val="start"/>
      <w:pPr>
        <w:tabs>
          <w:tab w:val="num" w:pos="0"/>
        </w:tabs>
        <w:ind w:start="4692" w:hanging="360"/>
      </w:pPr>
      <w:rPr>
        <w:rFonts w:hint="default" w:ascii="Wingdings" w:hAnsi="Wingdings" w:cs="Wingdings"/>
      </w:rPr>
    </w:lvl>
    <w:lvl w:ilvl="6">
      <w:start w:val="1"/>
      <w:numFmt w:val="bullet"/>
      <w:lvlText w:val=""/>
      <w:lvlJc w:val="start"/>
      <w:pPr>
        <w:tabs>
          <w:tab w:val="num" w:pos="0"/>
        </w:tabs>
        <w:ind w:start="5412" w:hanging="360"/>
      </w:pPr>
      <w:rPr>
        <w:rFonts w:hint="default" w:ascii="Symbol" w:hAnsi="Symbol" w:cs="Symbol"/>
      </w:rPr>
    </w:lvl>
    <w:lvl w:ilvl="7">
      <w:start w:val="1"/>
      <w:numFmt w:val="bullet"/>
      <w:lvlText w:val="o"/>
      <w:lvlJc w:val="start"/>
      <w:pPr>
        <w:tabs>
          <w:tab w:val="num" w:pos="0"/>
        </w:tabs>
        <w:ind w:start="6132" w:hanging="360"/>
      </w:pPr>
      <w:rPr>
        <w:rFonts w:hint="default" w:ascii="Courier New" w:hAnsi="Courier New" w:cs="Courier New"/>
      </w:rPr>
    </w:lvl>
    <w:lvl w:ilvl="8">
      <w:start w:val="1"/>
      <w:numFmt w:val="bullet"/>
      <w:lvlText w:val=""/>
      <w:lvlJc w:val="start"/>
      <w:pPr>
        <w:tabs>
          <w:tab w:val="num" w:pos="0"/>
        </w:tabs>
        <w:ind w:start="6852" w:hanging="360"/>
      </w:pPr>
      <w:rPr>
        <w:rFonts w:hint="default" w:ascii="Wingdings" w:hAnsi="Wingdings" w:cs="Wingdings"/>
      </w:rPr>
    </w:lvl>
    <w:nsid w:val="4eb40600"/>
  </w:abstractNum>
  <w:abstractNum w:abstractNumId="5">
    <w:lvl w:ilvl="0">
      <w:start w:val="1"/>
      <w:numFmt w:val="decimal"/>
      <w:lvlText w:val="%1."/>
      <w:lvlJc w:val="start"/>
      <w:pPr>
        <w:tabs>
          <w:tab w:val="num" w:pos="360"/>
        </w:tabs>
        <w:ind w:start="0" w:hanging="0"/>
      </w:pPr>
      <w:rPr>
        <w:rFonts w:cs="Times New Roman"/>
        <w:color w:val="000000"/>
      </w:rPr>
    </w:lvl>
    <w:lvl w:ilvl="1">
      <w:start w:val="1"/>
      <w:numFmt w:val="decimal"/>
      <w:lvlText w:val="%1.%2"/>
      <w:lvlJc w:val="start"/>
      <w:pPr>
        <w:tabs>
          <w:tab w:val="num" w:pos="720"/>
        </w:tabs>
        <w:ind w:start="0" w:hanging="0"/>
      </w:pPr>
      <w:rPr>
        <w:rFonts w:cs="Times New Roman"/>
      </w:rPr>
    </w:lvl>
    <w:lvl w:ilvl="2">
      <w:start w:val="1"/>
      <w:numFmt w:val="decimal"/>
      <w:lvlText w:val="%1.%2.%3"/>
      <w:lvlJc w:val="start"/>
      <w:pPr>
        <w:tabs>
          <w:tab w:val="num" w:pos="720"/>
        </w:tabs>
        <w:ind w:start="0" w:hanging="0"/>
      </w:pPr>
      <w:rPr>
        <w:rFonts w:cs="Times New Roman"/>
      </w:rPr>
    </w:lvl>
    <w:lvl w:ilvl="3">
      <w:start w:val="1"/>
      <w:numFmt w:val="lowerLetter"/>
      <w:lvlText w:val="%4."/>
      <w:lvlJc w:val="start"/>
      <w:pPr>
        <w:tabs>
          <w:tab w:val="num" w:pos="360"/>
        </w:tabs>
        <w:ind w:start="0" w:hanging="0"/>
      </w:pPr>
      <w:rPr>
        <w:rFonts w:cs="Times New Roman"/>
      </w:rPr>
    </w:lvl>
    <w:lvl w:ilvl="4">
      <w:start w:val="1"/>
      <w:numFmt w:val="bullet"/>
      <w:lvlText w:val=""/>
      <w:lvlJc w:val="start"/>
      <w:pPr>
        <w:tabs>
          <w:tab w:val="num" w:pos="360"/>
        </w:tabs>
        <w:ind w:start="0" w:hanging="0"/>
      </w:pPr>
      <w:rPr>
        <w:rFonts w:hint="default" w:ascii="Symbol" w:hAnsi="Symbol" w:cs="Symbol"/>
      </w:rPr>
    </w:lvl>
    <w:lvl w:ilvl="5">
      <w:start w:val="1"/>
      <w:numFmt w:val="none"/>
      <w:suff w:val="nothing"/>
      <w:lvlText w:val="%1.%2.%3.%4.%5.%6"/>
      <w:lvlJc w:val="start"/>
      <w:pPr>
        <w:tabs>
          <w:tab w:val="num" w:pos="0"/>
        </w:tabs>
        <w:ind w:start="0" w:hanging="0"/>
      </w:pPr>
      <w:rPr>
        <w:rFonts w:cs="Times New Roman"/>
      </w:rPr>
    </w:lvl>
    <w:lvl w:ilvl="6">
      <w:start w:val="1"/>
      <w:numFmt w:val="none"/>
      <w:suff w:val="nothing"/>
      <w:lvlText w:val="%1.%2.%3.%4.%5.%6%7"/>
      <w:lvlJc w:val="start"/>
      <w:pPr>
        <w:tabs>
          <w:tab w:val="num" w:pos="0"/>
        </w:tabs>
        <w:ind w:start="1296" w:hanging="1296"/>
      </w:pPr>
      <w:rPr>
        <w:rFonts w:cs="Times New Roman"/>
      </w:rPr>
    </w:lvl>
    <w:lvl w:ilvl="7">
      <w:start w:val="1"/>
      <w:numFmt w:val="none"/>
      <w:suff w:val="nothing"/>
      <w:lvlText w:val="%1.%2.%3.%4.%5.%6%7%8"/>
      <w:lvlJc w:val="start"/>
      <w:pPr>
        <w:tabs>
          <w:tab w:val="num" w:pos="0"/>
        </w:tabs>
        <w:ind w:start="1440" w:hanging="1440"/>
      </w:pPr>
      <w:rPr>
        <w:rFonts w:cs="Times New Roman"/>
      </w:rPr>
    </w:lvl>
    <w:lvl w:ilvl="8">
      <w:start w:val="1"/>
      <w:numFmt w:val="none"/>
      <w:suff w:val="nothing"/>
      <w:lvlText w:val="%1.%2.%3.%4.%5.%6%7%8%9"/>
      <w:lvlJc w:val="start"/>
      <w:pPr>
        <w:tabs>
          <w:tab w:val="num" w:pos="0"/>
        </w:tabs>
        <w:ind w:start="1584" w:hanging="1584"/>
      </w:pPr>
      <w:rPr>
        <w:rFonts w:cs="Times New Roman"/>
      </w:rPr>
    </w:lvl>
    <w:nsid w:val="7c648c3f"/>
  </w:abstractNum>
  <w:abstractNum w:abstractNumId="6">
    <w:lvl w:ilvl="0">
      <w:start w:val="1"/>
      <w:numFmt w:val="bullet"/>
      <w:lvlText w:val=""/>
      <w:lvlJc w:val="start"/>
      <w:pPr>
        <w:tabs>
          <w:tab w:val="num" w:pos="360"/>
        </w:tabs>
        <w:ind w:start="340" w:hanging="340"/>
      </w:pPr>
      <w:rPr>
        <w:rFonts w:hint="default" w:ascii="Wingdings" w:hAnsi="Wingdings" w:cs="Wingdings"/>
      </w:rPr>
    </w:lvl>
    <w:lvl w:ilvl="1">
      <w:start w:val="1"/>
      <w:numFmt w:val="bullet"/>
      <w:lvlText w:val="o"/>
      <w:lvlJc w:val="start"/>
      <w:pPr>
        <w:tabs>
          <w:tab w:val="num" w:pos="1440"/>
        </w:tabs>
        <w:ind w:start="1440" w:hanging="360"/>
      </w:pPr>
      <w:rPr>
        <w:rFonts w:hint="default" w:ascii="Courier New" w:hAnsi="Courier New" w:cs="Courier New"/>
      </w:rPr>
    </w:lvl>
    <w:lvl w:ilvl="2">
      <w:start w:val="1"/>
      <w:numFmt w:val="bullet"/>
      <w:lvlText w:val=""/>
      <w:lvlJc w:val="start"/>
      <w:pPr>
        <w:tabs>
          <w:tab w:val="num" w:pos="2160"/>
        </w:tabs>
        <w:ind w:start="2160" w:hanging="360"/>
      </w:pPr>
      <w:rPr>
        <w:rFonts w:hint="default" w:ascii="Wingdings" w:hAnsi="Wingdings" w:cs="Wingdings"/>
      </w:rPr>
    </w:lvl>
    <w:lvl w:ilvl="3">
      <w:start w:val="1"/>
      <w:numFmt w:val="bullet"/>
      <w:lvlText w:val=""/>
      <w:lvlJc w:val="start"/>
      <w:pPr>
        <w:tabs>
          <w:tab w:val="num" w:pos="2880"/>
        </w:tabs>
        <w:ind w:start="2880" w:hanging="360"/>
      </w:pPr>
      <w:rPr>
        <w:rFonts w:hint="default" w:ascii="Symbol" w:hAnsi="Symbol" w:cs="Symbol"/>
      </w:rPr>
    </w:lvl>
    <w:lvl w:ilvl="4">
      <w:start w:val="1"/>
      <w:numFmt w:val="bullet"/>
      <w:lvlText w:val="o"/>
      <w:lvlJc w:val="start"/>
      <w:pPr>
        <w:tabs>
          <w:tab w:val="num" w:pos="3600"/>
        </w:tabs>
        <w:ind w:start="3600" w:hanging="360"/>
      </w:pPr>
      <w:rPr>
        <w:rFonts w:hint="default" w:ascii="Courier New" w:hAnsi="Courier New" w:cs="Courier New"/>
      </w:rPr>
    </w:lvl>
    <w:lvl w:ilvl="5">
      <w:start w:val="1"/>
      <w:numFmt w:val="bullet"/>
      <w:lvlText w:val=""/>
      <w:lvlJc w:val="start"/>
      <w:pPr>
        <w:tabs>
          <w:tab w:val="num" w:pos="4320"/>
        </w:tabs>
        <w:ind w:start="4320" w:hanging="360"/>
      </w:pPr>
      <w:rPr>
        <w:rFonts w:hint="default" w:ascii="Wingdings" w:hAnsi="Wingdings" w:cs="Wingdings"/>
      </w:rPr>
    </w:lvl>
    <w:lvl w:ilvl="6">
      <w:start w:val="1"/>
      <w:numFmt w:val="bullet"/>
      <w:lvlText w:val=""/>
      <w:lvlJc w:val="start"/>
      <w:pPr>
        <w:tabs>
          <w:tab w:val="num" w:pos="5040"/>
        </w:tabs>
        <w:ind w:start="5040" w:hanging="360"/>
      </w:pPr>
      <w:rPr>
        <w:rFonts w:hint="default" w:ascii="Symbol" w:hAnsi="Symbol" w:cs="Symbol"/>
      </w:rPr>
    </w:lvl>
    <w:lvl w:ilvl="7">
      <w:start w:val="1"/>
      <w:numFmt w:val="bullet"/>
      <w:lvlText w:val="o"/>
      <w:lvlJc w:val="start"/>
      <w:pPr>
        <w:tabs>
          <w:tab w:val="num" w:pos="5760"/>
        </w:tabs>
        <w:ind w:start="5760" w:hanging="360"/>
      </w:pPr>
      <w:rPr>
        <w:rFonts w:hint="default" w:ascii="Courier New" w:hAnsi="Courier New" w:cs="Courier New"/>
      </w:rPr>
    </w:lvl>
    <w:lvl w:ilvl="8">
      <w:start w:val="1"/>
      <w:numFmt w:val="bullet"/>
      <w:lvlText w:val=""/>
      <w:lvlJc w:val="start"/>
      <w:pPr>
        <w:tabs>
          <w:tab w:val="num" w:pos="6480"/>
        </w:tabs>
        <w:ind w:start="6480" w:hanging="360"/>
      </w:pPr>
      <w:rPr>
        <w:rFonts w:hint="default" w:ascii="Wingdings" w:hAnsi="Wingdings" w:cs="Wingdings"/>
      </w:rPr>
    </w:lvl>
    <w:nsid w:val="1ca054b4"/>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nsid w:val="bf83be7"/>
  </w:abstractNum>
  <w:num w:numId="8">
    <w:abstractNumId w:val="8"/>
  </w: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95"/>
  <w:trackRevisions w:val="false"/>
  <w:defaultTabStop w:val="708"/>
  <w:autoHyphenation w:val="true"/>
  <w:hyphenationZone w:val="0"/>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171F63"/>
    <w:rsid w:val="01E3E0B3"/>
    <w:rsid w:val="02171F63"/>
    <w:rsid w:val="03CEA791"/>
    <w:rsid w:val="03D3203E"/>
    <w:rsid w:val="040FB553"/>
    <w:rsid w:val="042DD5C3"/>
    <w:rsid w:val="04681A31"/>
    <w:rsid w:val="04BFE7F2"/>
    <w:rsid w:val="064C71AB"/>
    <w:rsid w:val="06689562"/>
    <w:rsid w:val="06EE0F06"/>
    <w:rsid w:val="07111B35"/>
    <w:rsid w:val="07B94F13"/>
    <w:rsid w:val="07E94386"/>
    <w:rsid w:val="07E94386"/>
    <w:rsid w:val="0829631E"/>
    <w:rsid w:val="0877A224"/>
    <w:rsid w:val="08D6A1D7"/>
    <w:rsid w:val="09FA22B5"/>
    <w:rsid w:val="0A7C74DD"/>
    <w:rsid w:val="0BC88C37"/>
    <w:rsid w:val="0BD3A4AD"/>
    <w:rsid w:val="0C05E95D"/>
    <w:rsid w:val="0C703DB3"/>
    <w:rsid w:val="0D31502B"/>
    <w:rsid w:val="0D31502B"/>
    <w:rsid w:val="0D6FB4B3"/>
    <w:rsid w:val="0E3C73F6"/>
    <w:rsid w:val="0E3E9181"/>
    <w:rsid w:val="0E68140A"/>
    <w:rsid w:val="0E6D0F47"/>
    <w:rsid w:val="0E768566"/>
    <w:rsid w:val="0E99CC1B"/>
    <w:rsid w:val="0EA8AC60"/>
    <w:rsid w:val="0EAD7205"/>
    <w:rsid w:val="0F0A918B"/>
    <w:rsid w:val="0F61F0F9"/>
    <w:rsid w:val="0F8A2FA2"/>
    <w:rsid w:val="0FCB5EAC"/>
    <w:rsid w:val="10653AF4"/>
    <w:rsid w:val="12148034"/>
    <w:rsid w:val="12200484"/>
    <w:rsid w:val="123B88BF"/>
    <w:rsid w:val="133E7D36"/>
    <w:rsid w:val="150B13F3"/>
    <w:rsid w:val="15B1BFB9"/>
    <w:rsid w:val="15E842F6"/>
    <w:rsid w:val="1671D16F"/>
    <w:rsid w:val="1671D16F"/>
    <w:rsid w:val="173375A2"/>
    <w:rsid w:val="174700CA"/>
    <w:rsid w:val="17768F31"/>
    <w:rsid w:val="17C015E4"/>
    <w:rsid w:val="17DA0FC5"/>
    <w:rsid w:val="1841597F"/>
    <w:rsid w:val="189BC14C"/>
    <w:rsid w:val="195C8088"/>
    <w:rsid w:val="19A154D6"/>
    <w:rsid w:val="1A03C350"/>
    <w:rsid w:val="1A08F697"/>
    <w:rsid w:val="1A10AD26"/>
    <w:rsid w:val="1A1623A2"/>
    <w:rsid w:val="1A2C720E"/>
    <w:rsid w:val="1A384584"/>
    <w:rsid w:val="1A54A11D"/>
    <w:rsid w:val="1ABF1AA5"/>
    <w:rsid w:val="1AD1D0CD"/>
    <w:rsid w:val="1B3B1F86"/>
    <w:rsid w:val="1B9A4E1D"/>
    <w:rsid w:val="1C352464"/>
    <w:rsid w:val="1CDAD752"/>
    <w:rsid w:val="1D3133E7"/>
    <w:rsid w:val="1DA1B4AD"/>
    <w:rsid w:val="1DA6CEBA"/>
    <w:rsid w:val="1E479324"/>
    <w:rsid w:val="1E930D14"/>
    <w:rsid w:val="1EB19D61"/>
    <w:rsid w:val="1F220A1B"/>
    <w:rsid w:val="1F4C4824"/>
    <w:rsid w:val="21990B23"/>
    <w:rsid w:val="21DD3852"/>
    <w:rsid w:val="21F6D38A"/>
    <w:rsid w:val="220188AD"/>
    <w:rsid w:val="224563E6"/>
    <w:rsid w:val="22976877"/>
    <w:rsid w:val="248C5871"/>
    <w:rsid w:val="24A33A76"/>
    <w:rsid w:val="25449CF6"/>
    <w:rsid w:val="27E6F67D"/>
    <w:rsid w:val="27F31F55"/>
    <w:rsid w:val="28271943"/>
    <w:rsid w:val="28D8FA5B"/>
    <w:rsid w:val="291E1EE0"/>
    <w:rsid w:val="297F75F8"/>
    <w:rsid w:val="29B9FEDA"/>
    <w:rsid w:val="2A7CA54D"/>
    <w:rsid w:val="2B5315A1"/>
    <w:rsid w:val="2B970AB4"/>
    <w:rsid w:val="2BC931C0"/>
    <w:rsid w:val="2C2C2E90"/>
    <w:rsid w:val="2CD34E3E"/>
    <w:rsid w:val="2D00FBD2"/>
    <w:rsid w:val="2D21BD34"/>
    <w:rsid w:val="2D265166"/>
    <w:rsid w:val="2DBB8B16"/>
    <w:rsid w:val="2F98AE41"/>
    <w:rsid w:val="2F9B655D"/>
    <w:rsid w:val="303B3876"/>
    <w:rsid w:val="303E9379"/>
    <w:rsid w:val="30466D8D"/>
    <w:rsid w:val="31C9238B"/>
    <w:rsid w:val="3215FA1E"/>
    <w:rsid w:val="32350CA7"/>
    <w:rsid w:val="326D885E"/>
    <w:rsid w:val="32E4A79B"/>
    <w:rsid w:val="33598A23"/>
    <w:rsid w:val="336AFACE"/>
    <w:rsid w:val="33CFE772"/>
    <w:rsid w:val="3424327D"/>
    <w:rsid w:val="34989896"/>
    <w:rsid w:val="34D943F5"/>
    <w:rsid w:val="3630090B"/>
    <w:rsid w:val="36F3A475"/>
    <w:rsid w:val="37EA7EA2"/>
    <w:rsid w:val="37FA32A7"/>
    <w:rsid w:val="382A38BB"/>
    <w:rsid w:val="38672A5B"/>
    <w:rsid w:val="39BA6D17"/>
    <w:rsid w:val="3B2EF9BE"/>
    <w:rsid w:val="3B49AFBF"/>
    <w:rsid w:val="3BFBC67C"/>
    <w:rsid w:val="3C0CD26C"/>
    <w:rsid w:val="3CB4DD1E"/>
    <w:rsid w:val="3CBEE6C4"/>
    <w:rsid w:val="3DDE2C94"/>
    <w:rsid w:val="3E0E5913"/>
    <w:rsid w:val="3E6904BC"/>
    <w:rsid w:val="3EA5E87F"/>
    <w:rsid w:val="3ECE8633"/>
    <w:rsid w:val="3F5B5577"/>
    <w:rsid w:val="3F9942A8"/>
    <w:rsid w:val="3FB6DA0D"/>
    <w:rsid w:val="3FFBD78B"/>
    <w:rsid w:val="4047C88B"/>
    <w:rsid w:val="406D5C9A"/>
    <w:rsid w:val="40ECB948"/>
    <w:rsid w:val="40EFE2B1"/>
    <w:rsid w:val="412EC663"/>
    <w:rsid w:val="41513B69"/>
    <w:rsid w:val="41BEC84F"/>
    <w:rsid w:val="42743279"/>
    <w:rsid w:val="429BBC1F"/>
    <w:rsid w:val="43BCEC43"/>
    <w:rsid w:val="43DF84BE"/>
    <w:rsid w:val="43FBBA7B"/>
    <w:rsid w:val="448313B2"/>
    <w:rsid w:val="44DBEBDF"/>
    <w:rsid w:val="44F6CFB5"/>
    <w:rsid w:val="458197D2"/>
    <w:rsid w:val="45CA2829"/>
    <w:rsid w:val="4602E1AA"/>
    <w:rsid w:val="4627C63D"/>
    <w:rsid w:val="467830A9"/>
    <w:rsid w:val="468C34CA"/>
    <w:rsid w:val="474EB171"/>
    <w:rsid w:val="475AE14A"/>
    <w:rsid w:val="47A0DE09"/>
    <w:rsid w:val="4809ED9A"/>
    <w:rsid w:val="4842F3BF"/>
    <w:rsid w:val="49176630"/>
    <w:rsid w:val="4919E32F"/>
    <w:rsid w:val="4925F114"/>
    <w:rsid w:val="49BBC6D6"/>
    <w:rsid w:val="4B69D2B6"/>
    <w:rsid w:val="4BE0AA3B"/>
    <w:rsid w:val="4CDFF95D"/>
    <w:rsid w:val="4E4ECC46"/>
    <w:rsid w:val="4F98F8B2"/>
    <w:rsid w:val="4FB3F750"/>
    <w:rsid w:val="5096BBAC"/>
    <w:rsid w:val="51589D97"/>
    <w:rsid w:val="51A4258F"/>
    <w:rsid w:val="51C1C9DB"/>
    <w:rsid w:val="51E28115"/>
    <w:rsid w:val="529C3435"/>
    <w:rsid w:val="5429B0D4"/>
    <w:rsid w:val="5445CAA3"/>
    <w:rsid w:val="548A2558"/>
    <w:rsid w:val="548A2558"/>
    <w:rsid w:val="554ACF75"/>
    <w:rsid w:val="55BC966B"/>
    <w:rsid w:val="56C8C1CB"/>
    <w:rsid w:val="56FD700C"/>
    <w:rsid w:val="5899DE8D"/>
    <w:rsid w:val="58E15503"/>
    <w:rsid w:val="5913494F"/>
    <w:rsid w:val="5936CD30"/>
    <w:rsid w:val="596B76F3"/>
    <w:rsid w:val="5984F827"/>
    <w:rsid w:val="598CBDDC"/>
    <w:rsid w:val="5AB74A74"/>
    <w:rsid w:val="5AC874FF"/>
    <w:rsid w:val="5B573CE4"/>
    <w:rsid w:val="5C3BBBA4"/>
    <w:rsid w:val="5D9FD312"/>
    <w:rsid w:val="5DA4F669"/>
    <w:rsid w:val="5E24D89A"/>
    <w:rsid w:val="5F9D64F5"/>
    <w:rsid w:val="5FFD7404"/>
    <w:rsid w:val="603C8922"/>
    <w:rsid w:val="60A9C765"/>
    <w:rsid w:val="60ACA2B3"/>
    <w:rsid w:val="611517F1"/>
    <w:rsid w:val="614C80DE"/>
    <w:rsid w:val="6171921D"/>
    <w:rsid w:val="61C31563"/>
    <w:rsid w:val="61F10D0B"/>
    <w:rsid w:val="62727678"/>
    <w:rsid w:val="62F3538B"/>
    <w:rsid w:val="63030B32"/>
    <w:rsid w:val="6316F400"/>
    <w:rsid w:val="64B2283B"/>
    <w:rsid w:val="64C0EB6A"/>
    <w:rsid w:val="653B1D4F"/>
    <w:rsid w:val="65751F1D"/>
    <w:rsid w:val="65F6F500"/>
    <w:rsid w:val="66DAF933"/>
    <w:rsid w:val="6713A608"/>
    <w:rsid w:val="67B52D46"/>
    <w:rsid w:val="67FE19D0"/>
    <w:rsid w:val="68D05106"/>
    <w:rsid w:val="690456EE"/>
    <w:rsid w:val="690507FE"/>
    <w:rsid w:val="69C60F65"/>
    <w:rsid w:val="6A007FF8"/>
    <w:rsid w:val="6A3D2AF7"/>
    <w:rsid w:val="6A5BE0DC"/>
    <w:rsid w:val="6AC2AEF4"/>
    <w:rsid w:val="6ADC4610"/>
    <w:rsid w:val="6B0F772C"/>
    <w:rsid w:val="6BCAD749"/>
    <w:rsid w:val="6C2EBA1A"/>
    <w:rsid w:val="6C9B4DD2"/>
    <w:rsid w:val="6CC1F7EE"/>
    <w:rsid w:val="6CDD41BC"/>
    <w:rsid w:val="6D2CDB50"/>
    <w:rsid w:val="6D3321F7"/>
    <w:rsid w:val="6D6A8635"/>
    <w:rsid w:val="6DBADD96"/>
    <w:rsid w:val="6E9683DB"/>
    <w:rsid w:val="6EB129A6"/>
    <w:rsid w:val="6F28F467"/>
    <w:rsid w:val="70454D75"/>
    <w:rsid w:val="714F0BAB"/>
    <w:rsid w:val="71B3AA56"/>
    <w:rsid w:val="72768BF4"/>
    <w:rsid w:val="72768BF4"/>
    <w:rsid w:val="7318AE34"/>
    <w:rsid w:val="73F97073"/>
    <w:rsid w:val="745CA1EE"/>
    <w:rsid w:val="74A021FE"/>
    <w:rsid w:val="753AEB65"/>
    <w:rsid w:val="75C133BF"/>
    <w:rsid w:val="76059DC7"/>
    <w:rsid w:val="7981A24D"/>
    <w:rsid w:val="79C0B47C"/>
    <w:rsid w:val="7A4880F6"/>
    <w:rsid w:val="7AB82017"/>
    <w:rsid w:val="7B69D3C1"/>
    <w:rsid w:val="7B6CBFF9"/>
    <w:rsid w:val="7B781E9D"/>
    <w:rsid w:val="7BDA4F94"/>
    <w:rsid w:val="7CA8A13F"/>
    <w:rsid w:val="7EBFFF54"/>
    <w:rsid w:val="7EE4B1FC"/>
    <w:rsid w:val="7F413BE9"/>
    <w:rsid w:val="7F4244E2"/>
    <w:rsid w:val="7F577128"/>
    <w:rsid w:val="7FA271B6"/>
  </w:rsids>
  <w:themeFontLang w:val="es-CO" w:eastAsia="ja-JP" w:bidi="ar-SA"/>
  <w14:docId w14:val="3160D6CA"/>
  <w15:docId w15:val="{83B7A932-9C2D-481A-8D1B-9D76EC686ED2}"/>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Arial" w:hAnsi="Arial" w:eastAsia="Calibri" w:cs="Times New Roman"/>
        <w:lang w:val="es-ES" w:eastAsia="es-ES" w:bidi="ar-SA"/>
      </w:rPr>
    </w:rPrDefault>
    <w:pPrDefault>
      <w:pPr>
        <w:suppressAutoHyphens w:val="true"/>
      </w:pPr>
    </w:pPrDefault>
  </w:docDefaults>
  <w:latentStyles w:defLockedState="0" w:defUIPriority="99" w:defSemiHidden="0" w:defUnhideWhenUsed="0" w:defQFormat="0" w:count="371">
    <w:lsdException w:name="Normal" w:locked="1" w:uiPriority="0" w:qFormat="1"/>
    <w:lsdException w:name="heading 1" w:locked="1" w:uiPriority="9"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semiHidden="1" w:unhideWhenUsed="1"/>
    <w:lsdException w:name="heading 7" w:locked="1" w:uiPriority="0" w:semiHidden="1" w:unhideWhenUsed="1"/>
    <w:lsdException w:name="heading 8" w:locked="1" w:uiPriority="0" w:semiHidden="1" w:unhideWhenUsed="1"/>
    <w:lsdException w:name="heading 9" w:locked="1" w:uiPriority="0"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semiHidden="1" w:unhideWhenUsed="1"/>
    <w:lsdException w:name="toc 2" w:locked="1" w:uiPriority="39" w:semiHidden="1" w:unhideWhenUsed="1"/>
    <w:lsdException w:name="toc 3" w:locked="1" w:uiPriority="39" w:semiHidden="1" w:unhideWhenUsed="1"/>
    <w:lsdException w:name="toc 4" w:locked="1" w:uiPriority="0" w:semiHidden="1" w:unhideWhenUsed="1"/>
    <w:lsdException w:name="toc 5" w:locked="1" w:uiPriority="0" w:semiHidden="1" w:unhideWhenUsed="1"/>
    <w:lsdException w:name="toc 6" w:locked="1" w:uiPriority="0" w:semiHidden="1" w:unhideWhenUsed="1"/>
    <w:lsdException w:name="toc 7" w:locked="1" w:uiPriority="0" w:semiHidden="1" w:unhideWhenUsed="1"/>
    <w:lsdException w:name="toc 8" w:locked="1" w:uiPriority="0" w:semiHidden="1" w:unhideWhenUsed="1"/>
    <w:lsdException w:name="toc 9" w:locked="1" w:uiPriority="0" w:semiHidden="1" w:unhideWhenUsed="1"/>
    <w:lsdException w:name="Normal Indent" w:semiHidden="1" w:unhideWhenUsed="1"/>
    <w:lsdException w:name="footnote text" w:locked="1" w:uiPriority="0" w:semiHidden="1" w:unhideWhenUsed="1"/>
    <w:lsdException w:name="annotation text" w:locked="1" w:semiHidden="1" w:unhideWhenUsed="1"/>
    <w:lsdException w:name="header" w:locked="1" w:semiHidden="1" w:unhideWhenUsed="1"/>
    <w:lsdException w:name="footer" w:locked="1" w:uiPriority="0" w:semiHidden="1" w:unhideWhenUsed="1"/>
    <w:lsdException w:name="index heading" w:semiHidden="1" w:unhideWhenUsed="1"/>
    <w:lsdException w:name="caption" w:locked="1"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locked="1" w:uiPriority="0" w:semiHidden="1" w:unhideWhenUsed="1"/>
    <w:lsdException w:name="annotation reference" w:locked="1" w:semiHidden="1" w:unhideWhenUsed="1"/>
    <w:lsdException w:name="line number" w:semiHidden="1" w:unhideWhenUsed="1"/>
    <w:lsdException w:name="page number" w:locked="1"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lsdException w:name="Closing" w:semiHidden="1" w:unhideWhenUsed="1"/>
    <w:lsdException w:name="Signature" w:semiHidden="1" w:unhideWhenUsed="1"/>
    <w:lsdException w:name="Default Paragraph Font" w:locked="1" w:uiPriority="0"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locked="1" w:uiPriority="0" w:semiHidden="1" w:unhideWhenUsed="1"/>
    <w:lsdException w:name="List Continue 5" w:semiHidden="1" w:unhideWhenUsed="1"/>
    <w:lsdException w:name="Message Header" w:semiHidden="1" w:unhideWhenUsed="1"/>
    <w:lsdException w:name="Subtitle" w:locked="1"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locked="1" w:uiPriority="0" w:semiHidden="1" w:unhideWhenUsed="1"/>
    <w:lsdException w:name="Hyperlink" w:semiHidden="1" w:unhideWhenUsed="1"/>
    <w:lsdException w:name="FollowedHyperlink" w:locked="1" w:uiPriority="0"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locked="1" w:uiPriority="0"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locked="1" w:uiPriority="0" w:semiHidden="1" w:unhideWhenUsed="1"/>
    <w:lsdException w:name="No List" w:locked="1" w:uiPriority="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1" w:uiPriority="0" w:semiHidden="1" w:unhideWhenUsed="1"/>
    <w:lsdException w:name="Table Grid" w:locked="1"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0"/>
    <w:qFormat/>
    <w:rsid w:val="07bd692c"/>
    <w:pPr>
      <w:widowControl/>
      <w:suppressAutoHyphens w:val="true"/>
      <w:bidi w:val="0"/>
      <w:spacing w:before="0" w:after="0" w:line="480" w:lineRule="auto"/>
      <w:ind w:firstLine="720"/>
      <w:jc w:val="both"/>
    </w:pPr>
    <w:rPr>
      <w:rFonts w:ascii="Times New Roman" w:hAnsi="Times New Roman" w:eastAsia="Calibri" w:cs="Times New Roman"/>
      <w:color w:val="auto"/>
      <w:kern w:val="0"/>
      <w:sz w:val="24"/>
      <w:szCs w:val="24"/>
      <w:lang w:val="es-CO" w:eastAsia="es-ES" w:bidi="ar-SA"/>
    </w:rPr>
  </w:style>
  <w:style w:type="paragraph" w:styleId="Heading1">
    <w:name w:val="heading 1"/>
    <w:basedOn w:val="Normal"/>
    <w:next w:val="Normal"/>
    <w:link w:val="Ttulo1Car"/>
    <w:uiPriority w:val="1"/>
    <w:qFormat/>
    <w:rsid w:val="07bd692c"/>
    <w:pPr>
      <w:keepNext w:val="true"/>
      <w:keepLines/>
      <w:ind w:hanging="0"/>
      <w:jc w:val="center"/>
      <w:outlineLvl w:val="0"/>
    </w:pPr>
    <w:rPr>
      <w:b/>
      <w:bCs/>
    </w:rPr>
  </w:style>
  <w:style w:type="paragraph" w:styleId="Heading2">
    <w:name w:val="heading 2"/>
    <w:basedOn w:val="Normal"/>
    <w:next w:val="Normal"/>
    <w:link w:val="Ttulo2Car"/>
    <w:uiPriority w:val="1"/>
    <w:qFormat/>
    <w:rsid w:val="07bd692c"/>
    <w:pPr>
      <w:keepNext w:val="true"/>
      <w:ind w:start="0" w:hanging="0"/>
      <w:outlineLvl w:val="1"/>
    </w:pPr>
    <w:rPr>
      <w:rFonts w:cs="Arial"/>
      <w:b/>
      <w:bCs/>
    </w:rPr>
  </w:style>
  <w:style w:type="paragraph" w:styleId="Heading3">
    <w:name w:val="heading 3"/>
    <w:basedOn w:val="Normal"/>
    <w:next w:val="Normal"/>
    <w:link w:val="Ttulo3Car"/>
    <w:uiPriority w:val="1"/>
    <w:qFormat/>
    <w:rsid w:val="07bd692c"/>
    <w:pPr>
      <w:ind w:hanging="0"/>
      <w:outlineLvl w:val="2"/>
    </w:pPr>
    <w:rPr>
      <w:b/>
      <w:bCs/>
      <w:i/>
      <w:iCs/>
    </w:rPr>
  </w:style>
  <w:style w:type="paragraph" w:styleId="Heading4">
    <w:name w:val="heading 4"/>
    <w:basedOn w:val="Normal"/>
    <w:next w:val="Normal"/>
    <w:link w:val="Ttulo4Car"/>
    <w:uiPriority w:val="1"/>
    <w:qFormat/>
    <w:rsid w:val="07bd692c"/>
    <w:pPr>
      <w:keepNext w:val="true"/>
      <w:outlineLvl w:val="3"/>
    </w:pPr>
    <w:rPr>
      <w:b/>
      <w:bCs/>
    </w:rPr>
  </w:style>
  <w:style w:type="paragraph" w:styleId="Heading5">
    <w:name w:val="heading 5"/>
    <w:basedOn w:val="Normal"/>
    <w:next w:val="Normal"/>
    <w:link w:val="Ttulo5Car"/>
    <w:uiPriority w:val="1"/>
    <w:qFormat/>
    <w:rsid w:val="07bd692c"/>
    <w:pPr>
      <w:outlineLvl w:val="4"/>
    </w:pPr>
    <w:rPr>
      <w:b/>
      <w:bCs/>
      <w:i/>
      <w:iCs/>
      <w:sz w:val="26"/>
      <w:szCs w:val="26"/>
    </w:rPr>
  </w:style>
  <w:style w:type="paragraph" w:styleId="Heading6">
    <w:name w:val="heading 6"/>
    <w:basedOn w:val="Normal"/>
    <w:next w:val="Normal"/>
    <w:link w:val="Ttulo6Car"/>
    <w:uiPriority w:val="1"/>
    <w:unhideWhenUsed/>
    <w:qFormat/>
    <w:rsid w:val="07bd692c"/>
    <w:pPr>
      <w:keepNext w:val="true"/>
      <w:keepLines/>
      <w:spacing w:before="200" w:after="0"/>
      <w:outlineLvl w:val="5"/>
    </w:pPr>
    <w:rPr>
      <w:rFonts w:ascii="Cambria" w:hAnsi="Cambria"/>
      <w:i/>
      <w:iCs/>
      <w:color w:val="243F60"/>
    </w:rPr>
  </w:style>
  <w:style w:type="paragraph" w:styleId="Heading7">
    <w:name w:val="heading 7"/>
    <w:basedOn w:val="Normal"/>
    <w:next w:val="Normal"/>
    <w:link w:val="Ttulo7Car"/>
    <w:uiPriority w:val="1"/>
    <w:unhideWhenUsed/>
    <w:qFormat/>
    <w:rsid w:val="07bd692c"/>
    <w:pPr>
      <w:keepNext w:val="true"/>
      <w:keepLines/>
      <w:spacing w:before="200" w:after="0"/>
      <w:outlineLvl w:val="6"/>
    </w:pPr>
    <w:rPr>
      <w:rFonts w:ascii="Cambria" w:hAnsi="Cambria"/>
      <w:i/>
      <w:iCs/>
      <w:color w:val="404040" w:themeColor="text1" w:themeTint="bf"/>
    </w:rPr>
  </w:style>
  <w:style w:type="paragraph" w:styleId="Heading8">
    <w:name w:val="heading 8"/>
    <w:basedOn w:val="Normal"/>
    <w:next w:val="Normal"/>
    <w:link w:val="Ttulo8Car"/>
    <w:uiPriority w:val="1"/>
    <w:unhideWhenUsed/>
    <w:qFormat/>
    <w:rsid w:val="07bd692c"/>
    <w:pPr>
      <w:keepNext w:val="true"/>
      <w:keepLines/>
      <w:spacing w:before="200" w:after="0"/>
      <w:outlineLvl w:val="7"/>
    </w:pPr>
    <w:rPr>
      <w:rFonts w:ascii="Cambria" w:hAnsi="Cambria"/>
      <w:color w:val="404040" w:themeColor="text1" w:themeTint="bf"/>
      <w:sz w:val="20"/>
      <w:szCs w:val="20"/>
    </w:rPr>
  </w:style>
  <w:style w:type="paragraph" w:styleId="Heading9">
    <w:name w:val="heading 9"/>
    <w:basedOn w:val="Normal"/>
    <w:next w:val="Normal"/>
    <w:link w:val="Ttulo9Car"/>
    <w:uiPriority w:val="1"/>
    <w:unhideWhenUsed/>
    <w:qFormat/>
    <w:rsid w:val="07bd692c"/>
    <w:pPr>
      <w:keepNext w:val="true"/>
      <w:keepLines/>
      <w:spacing w:before="200" w:after="0"/>
      <w:outlineLvl w:val="8"/>
    </w:pPr>
    <w:rPr>
      <w:rFonts w:ascii="Cambria" w:hAnsi="Cambria"/>
      <w:i/>
      <w:iCs/>
      <w:color w:val="404040" w:themeColor="text1" w:themeTint="bf"/>
      <w:sz w:val="20"/>
      <w:szCs w:val="20"/>
    </w:rPr>
  </w:style>
  <w:style w:type="character" w:styleId="DefaultParagraphFont" w:default="1">
    <w:name w:val="Default Paragraph Font"/>
    <w:uiPriority w:val="1"/>
    <w:semiHidden/>
    <w:unhideWhenUsed/>
    <w:qFormat/>
    <w:rPr/>
  </w:style>
  <w:style w:type="character" w:styleId="Ttulo1Car" w:customStyle="1">
    <w:name w:val="Título 1 Car"/>
    <w:qFormat/>
    <w:locked/>
    <w:rsid w:val="00973386"/>
    <w:rPr>
      <w:rFonts w:ascii="Times New Roman" w:hAnsi="Times New Roman"/>
      <w:b/>
      <w:bCs/>
      <w:sz w:val="24"/>
      <w:szCs w:val="28"/>
    </w:rPr>
  </w:style>
  <w:style w:type="character" w:styleId="Ttulo2Car" w:customStyle="1">
    <w:name w:val="Título 2 Car"/>
    <w:qFormat/>
    <w:rsid w:val="00b62ad7"/>
    <w:rPr>
      <w:rFonts w:ascii="Times New Roman" w:hAnsi="Times New Roman" w:cs="Arial"/>
      <w:b/>
      <w:bCs/>
      <w:iCs/>
      <w:sz w:val="24"/>
      <w:szCs w:val="24"/>
    </w:rPr>
  </w:style>
  <w:style w:type="character" w:styleId="Ttulo3Car" w:customStyle="1">
    <w:name w:val="Título 3 Car"/>
    <w:qFormat/>
    <w:locked/>
    <w:rsid w:val="00e40985"/>
    <w:rPr>
      <w:rFonts w:ascii="Times New Roman" w:hAnsi="Times New Roman"/>
      <w:b/>
      <w:i/>
      <w:sz w:val="24"/>
      <w:szCs w:val="24"/>
    </w:rPr>
  </w:style>
  <w:style w:type="character" w:styleId="Ttulo4Car" w:customStyle="1">
    <w:name w:val="Título 4 Car"/>
    <w:qFormat/>
    <w:locked/>
    <w:rsid w:val="00d1314a"/>
    <w:rPr>
      <w:rFonts w:ascii="Times New Roman" w:hAnsi="Times New Roman"/>
      <w:b/>
      <w:bCs/>
      <w:sz w:val="24"/>
      <w:szCs w:val="28"/>
      <w:lang w:val="es-CO"/>
    </w:rPr>
  </w:style>
  <w:style w:type="character" w:styleId="Ttulo5Car" w:customStyle="1">
    <w:name w:val="Título 5 Car"/>
    <w:qFormat/>
    <w:locked/>
    <w:rsid w:val="00d1314a"/>
    <w:rPr>
      <w:rFonts w:ascii="Times New Roman" w:hAnsi="Times New Roman"/>
      <w:b/>
      <w:bCs/>
      <w:i/>
      <w:iCs/>
      <w:sz w:val="26"/>
      <w:szCs w:val="26"/>
      <w:lang w:val="es-CO"/>
    </w:rPr>
  </w:style>
  <w:style w:type="character" w:styleId="PlaceholderText">
    <w:name w:val="Placeholder Text"/>
    <w:uiPriority w:val="99"/>
    <w:semiHidden/>
    <w:qFormat/>
    <w:rsid w:val="00847c66"/>
    <w:rPr>
      <w:rFonts w:cs="Times New Roman"/>
      <w:color w:val="808080"/>
    </w:rPr>
  </w:style>
  <w:style w:type="character" w:styleId="TextodegloboCar" w:customStyle="1">
    <w:name w:val="Texto de globo Car"/>
    <w:link w:val="BalloonText"/>
    <w:uiPriority w:val="99"/>
    <w:semiHidden/>
    <w:qFormat/>
    <w:locked/>
    <w:rsid w:val="00847c66"/>
    <w:rPr>
      <w:rFonts w:ascii="Tahoma" w:hAnsi="Tahoma" w:cs="Tahoma"/>
      <w:sz w:val="16"/>
      <w:szCs w:val="16"/>
      <w:lang w:val="es-CO"/>
    </w:rPr>
  </w:style>
  <w:style w:type="character" w:styleId="EncabezadoCar" w:customStyle="1">
    <w:name w:val="Encabezado Car"/>
    <w:uiPriority w:val="99"/>
    <w:qFormat/>
    <w:locked/>
    <w:rsid w:val="00a31f56"/>
    <w:rPr>
      <w:rFonts w:ascii="Humanst521 BT" w:hAnsi="Humanst521 BT" w:cs="Times New Roman"/>
      <w:sz w:val="20"/>
      <w:szCs w:val="20"/>
      <w:lang w:val="es-CO"/>
    </w:rPr>
  </w:style>
  <w:style w:type="character" w:styleId="PiedepginaCar" w:customStyle="1">
    <w:name w:val="Pie de página Car"/>
    <w:uiPriority w:val="99"/>
    <w:qFormat/>
    <w:locked/>
    <w:rsid w:val="00a31f56"/>
    <w:rPr>
      <w:rFonts w:ascii="Humanst521 BT" w:hAnsi="Humanst521 BT" w:cs="Times New Roman"/>
      <w:sz w:val="20"/>
      <w:szCs w:val="20"/>
      <w:lang w:val="es-CO"/>
    </w:rPr>
  </w:style>
  <w:style w:type="character" w:styleId="BookTitle">
    <w:name w:val="Book Title"/>
    <w:uiPriority w:val="99"/>
    <w:qFormat/>
    <w:rsid w:val="00fe6d87"/>
    <w:rPr>
      <w:rFonts w:ascii="Arial" w:hAnsi="Arial" w:cs="Times New Roman"/>
      <w:b/>
      <w:bCs/>
      <w:smallCaps/>
      <w:spacing w:val="5"/>
      <w:sz w:val="28"/>
    </w:rPr>
  </w:style>
  <w:style w:type="character" w:styleId="TtuloCar" w:customStyle="1">
    <w:name w:val="Título Car"/>
    <w:uiPriority w:val="99"/>
    <w:qFormat/>
    <w:locked/>
    <w:rsid w:val="001613b2"/>
    <w:rPr>
      <w:rFonts w:ascii="Cambria" w:hAnsi="Cambria" w:cs="Times New Roman"/>
      <w:color w:val="17365D"/>
      <w:spacing w:val="5"/>
      <w:kern w:val="2"/>
      <w:sz w:val="52"/>
      <w:szCs w:val="52"/>
      <w:lang w:val="es-CO"/>
    </w:rPr>
  </w:style>
  <w:style w:type="character" w:styleId="Hyperlink">
    <w:name w:val="Hyperlink"/>
    <w:uiPriority w:val="99"/>
    <w:rsid w:val="001613b2"/>
    <w:rPr>
      <w:rFonts w:cs="Times New Roman"/>
      <w:color w:val="0000FF"/>
      <w:u w:val="single"/>
    </w:rPr>
  </w:style>
  <w:style w:type="character" w:styleId="Textoindependiente2Car" w:customStyle="1">
    <w:name w:val="Texto independiente 2 Car"/>
    <w:link w:val="BodyText2"/>
    <w:uiPriority w:val="99"/>
    <w:semiHidden/>
    <w:qFormat/>
    <w:locked/>
    <w:rsid w:val="00df5016"/>
    <w:rPr>
      <w:rFonts w:ascii="Humanst521 BT" w:hAnsi="Humanst521 BT" w:cs="Times New Roman"/>
      <w:sz w:val="20"/>
      <w:szCs w:val="20"/>
      <w:lang w:val="es-CO"/>
    </w:rPr>
  </w:style>
  <w:style w:type="character" w:styleId="TextoindependienteCar" w:customStyle="1">
    <w:name w:val="Texto independiente Car"/>
    <w:uiPriority w:val="99"/>
    <w:semiHidden/>
    <w:qFormat/>
    <w:rsid w:val="00e77574"/>
    <w:rPr>
      <w:rFonts w:ascii="Humanst521 BT" w:hAnsi="Humanst521 BT" w:eastAsia="Times New Roman"/>
      <w:szCs w:val="20"/>
      <w:lang w:val="es-CO"/>
    </w:rPr>
  </w:style>
  <w:style w:type="character" w:styleId="Textoindependiente3Car" w:customStyle="1">
    <w:name w:val="Texto independiente 3 Car"/>
    <w:link w:val="BodyText3"/>
    <w:uiPriority w:val="99"/>
    <w:semiHidden/>
    <w:qFormat/>
    <w:rsid w:val="00e77574"/>
    <w:rPr>
      <w:rFonts w:ascii="Humanst521 BT" w:hAnsi="Humanst521 BT" w:eastAsia="Times New Roman"/>
      <w:sz w:val="16"/>
      <w:szCs w:val="16"/>
      <w:lang w:val="es-CO"/>
    </w:rPr>
  </w:style>
  <w:style w:type="character" w:styleId="spelle" w:customStyle="1">
    <w:name w:val="spelle"/>
    <w:uiPriority w:val="99"/>
    <w:qFormat/>
    <w:rsid w:val="005e4ebd"/>
    <w:rPr>
      <w:rFonts w:cs="Times New Roman"/>
    </w:rPr>
  </w:style>
  <w:style w:type="character" w:styleId="USBlistoftablesChar" w:customStyle="1">
    <w:name w:val="USB list of tables Char"/>
    <w:link w:val="USBlistoftables"/>
    <w:uiPriority w:val="99"/>
    <w:qFormat/>
    <w:locked/>
    <w:rsid w:val="00104d8d"/>
    <w:rPr>
      <w:rFonts w:ascii="Arial" w:hAnsi="Arial"/>
      <w:sz w:val="22"/>
      <w:lang w:val="en-GB" w:eastAsia="en-US"/>
    </w:rPr>
  </w:style>
  <w:style w:type="character" w:styleId="TextonotapieCar" w:customStyle="1">
    <w:name w:val="Texto nota pie Car"/>
    <w:uiPriority w:val="99"/>
    <w:semiHidden/>
    <w:qFormat/>
    <w:locked/>
    <w:rsid w:val="00866321"/>
    <w:rPr>
      <w:rFonts w:ascii="Arial" w:hAnsi="Arial" w:cs="Times New Roman"/>
      <w:sz w:val="16"/>
      <w:lang w:val="en-GB" w:eastAsia="en-US"/>
    </w:rPr>
  </w:style>
  <w:style w:type="character" w:styleId="Caracteresdenotaalpieuser">
    <w:name w:val="Caracteres de nota al pie (user)"/>
    <w:uiPriority w:val="99"/>
    <w:semiHidden/>
    <w:qFormat/>
    <w:rsid w:val="00866321"/>
    <w:rPr>
      <w:rFonts w:cs="Times New Roman"/>
      <w:vertAlign w:val="superscript"/>
    </w:rPr>
  </w:style>
  <w:style w:type="character" w:styleId="Caracteresdenotaalpie">
    <w:name w:val="Caracteres de nota al pie"/>
    <w:qFormat/>
    <w:rPr>
      <w:rFonts w:cs="Times New Roman"/>
      <w:vertAlign w:val="superscript"/>
    </w:rPr>
  </w:style>
  <w:style w:type="character" w:styleId="FootnoteReference">
    <w:name w:val="footnote reference"/>
    <w:rPr>
      <w:rFonts w:cs="Times New Roman"/>
      <w:vertAlign w:val="superscript"/>
    </w:rPr>
  </w:style>
  <w:style w:type="character" w:styleId="apple-style-span" w:customStyle="1">
    <w:name w:val="apple-style-span"/>
    <w:uiPriority w:val="99"/>
    <w:qFormat/>
    <w:rsid w:val="00bd3a57"/>
    <w:rPr>
      <w:rFonts w:cs="Times New Roman"/>
    </w:rPr>
  </w:style>
  <w:style w:type="character" w:styleId="hps" w:customStyle="1">
    <w:name w:val="hps"/>
    <w:uiPriority w:val="99"/>
    <w:qFormat/>
    <w:rsid w:val="00bd3a57"/>
    <w:rPr>
      <w:rFonts w:cs="Times New Roman"/>
    </w:rPr>
  </w:style>
  <w:style w:type="character" w:styleId="apple-converted-space" w:customStyle="1">
    <w:name w:val="apple-converted-space"/>
    <w:uiPriority w:val="99"/>
    <w:qFormat/>
    <w:rsid w:val="00bd3a57"/>
    <w:rPr>
      <w:rFonts w:cs="Times New Roman"/>
    </w:rPr>
  </w:style>
  <w:style w:type="character" w:styleId="PageNumber">
    <w:name w:val="page number"/>
    <w:uiPriority w:val="99"/>
    <w:rsid w:val="00e5785c"/>
    <w:rPr>
      <w:rFonts w:cs="Times New Roman"/>
    </w:rPr>
  </w:style>
  <w:style w:type="character" w:styleId="a" w:customStyle="1">
    <w:name w:val="a"/>
    <w:uiPriority w:val="99"/>
    <w:qFormat/>
    <w:rsid w:val="00e5785c"/>
    <w:rPr>
      <w:rFonts w:cs="Times New Roman"/>
    </w:rPr>
  </w:style>
  <w:style w:type="character" w:styleId="TextocomentarioCar" w:customStyle="1">
    <w:name w:val="Texto comentario Car"/>
    <w:uiPriority w:val="99"/>
    <w:qFormat/>
    <w:locked/>
    <w:rsid w:val="00e5785c"/>
    <w:rPr>
      <w:rFonts w:ascii="Times New Roman" w:hAnsi="Times New Roman" w:cs="Times New Roman"/>
      <w:lang w:val="en-GB" w:eastAsia="en-US"/>
    </w:rPr>
  </w:style>
  <w:style w:type="character" w:styleId="CommentTextChar1" w:customStyle="1">
    <w:name w:val="Comment Text Char1"/>
    <w:uiPriority w:val="99"/>
    <w:semiHidden/>
    <w:qFormat/>
    <w:rsid w:val="00e77574"/>
    <w:rPr>
      <w:rFonts w:ascii="Humanst521 BT" w:hAnsi="Humanst521 BT" w:eastAsia="Times New Roman"/>
      <w:sz w:val="20"/>
      <w:szCs w:val="20"/>
      <w:lang w:val="es-CO"/>
    </w:rPr>
  </w:style>
  <w:style w:type="character" w:styleId="AsuntodelcomentarioCar" w:customStyle="1">
    <w:name w:val="Asunto del comentario Car"/>
    <w:link w:val="annotationsubject"/>
    <w:uiPriority w:val="99"/>
    <w:semiHidden/>
    <w:qFormat/>
    <w:locked/>
    <w:rsid w:val="00e5785c"/>
    <w:rPr>
      <w:rFonts w:ascii="Arial" w:hAnsi="Arial" w:cs="Times New Roman"/>
      <w:b/>
      <w:bCs/>
      <w:lang w:val="en-GB" w:eastAsia="en-US"/>
    </w:rPr>
  </w:style>
  <w:style w:type="character" w:styleId="CommentSubjectChar1" w:customStyle="1">
    <w:name w:val="Comment Subject Char1"/>
    <w:uiPriority w:val="99"/>
    <w:semiHidden/>
    <w:qFormat/>
    <w:rsid w:val="00e77574"/>
    <w:rPr>
      <w:rFonts w:ascii="Humanst521 BT" w:hAnsi="Humanst521 BT" w:eastAsia="Times New Roman" w:cs="Times New Roman"/>
      <w:b/>
      <w:bCs/>
      <w:sz w:val="20"/>
      <w:szCs w:val="20"/>
      <w:lang w:val="es-CO" w:eastAsia="en-US"/>
    </w:rPr>
  </w:style>
  <w:style w:type="character" w:styleId="FollowedHyperlink">
    <w:name w:val="FollowedHyperlink"/>
    <w:uiPriority w:val="99"/>
    <w:rsid w:val="00e5785c"/>
    <w:rPr>
      <w:rFonts w:cs="Times New Roman"/>
      <w:color w:val="606420"/>
      <w:u w:val="single"/>
    </w:rPr>
  </w:style>
  <w:style w:type="character" w:styleId="HTMLconformatoprevioCar" w:customStyle="1">
    <w:name w:val="HTML con formato previo Car"/>
    <w:link w:val="HTMLPreformatted"/>
    <w:uiPriority w:val="99"/>
    <w:qFormat/>
    <w:locked/>
    <w:rsid w:val="00e5785c"/>
    <w:rPr>
      <w:rFonts w:ascii="Courier New" w:hAnsi="Courier New" w:cs="Courier New"/>
      <w:lang w:val="en-GB" w:eastAsia="en-GB"/>
    </w:rPr>
  </w:style>
  <w:style w:type="character" w:styleId="m1" w:customStyle="1">
    <w:name w:val="m1"/>
    <w:uiPriority w:val="99"/>
    <w:qFormat/>
    <w:rsid w:val="00e5785c"/>
    <w:rPr>
      <w:rFonts w:cs="Times New Roman"/>
      <w:color w:val="0000FF"/>
    </w:rPr>
  </w:style>
  <w:style w:type="character" w:styleId="pi1" w:customStyle="1">
    <w:name w:val="pi1"/>
    <w:uiPriority w:val="99"/>
    <w:qFormat/>
    <w:rsid w:val="00e5785c"/>
    <w:rPr>
      <w:rFonts w:cs="Times New Roman"/>
      <w:color w:val="0000FF"/>
    </w:rPr>
  </w:style>
  <w:style w:type="character" w:styleId="ci1" w:customStyle="1">
    <w:name w:val="ci1"/>
    <w:uiPriority w:val="99"/>
    <w:qFormat/>
    <w:rsid w:val="00e5785c"/>
    <w:rPr>
      <w:rFonts w:ascii="Courier" w:hAnsi="Courier" w:cs="Times New Roman"/>
      <w:color w:val="888888"/>
      <w:sz w:val="24"/>
      <w:szCs w:val="24"/>
    </w:rPr>
  </w:style>
  <w:style w:type="character" w:styleId="b1" w:customStyle="1">
    <w:name w:val="b1"/>
    <w:uiPriority w:val="99"/>
    <w:qFormat/>
    <w:rsid w:val="00e5785c"/>
    <w:rPr>
      <w:rFonts w:ascii="Courier New" w:hAnsi="Courier New" w:cs="Courier New"/>
      <w:b/>
      <w:bCs/>
      <w:color w:val="FF0000"/>
      <w:u w:val="none"/>
      <w:effect w:val="none"/>
    </w:rPr>
  </w:style>
  <w:style w:type="character" w:styleId="t1" w:customStyle="1">
    <w:name w:val="t1"/>
    <w:uiPriority w:val="99"/>
    <w:qFormat/>
    <w:rsid w:val="00e5785c"/>
    <w:rPr>
      <w:rFonts w:cs="Times New Roman"/>
      <w:color w:val="990000"/>
    </w:rPr>
  </w:style>
  <w:style w:type="character" w:styleId="tx1" w:customStyle="1">
    <w:name w:val="tx1"/>
    <w:uiPriority w:val="99"/>
    <w:qFormat/>
    <w:rsid w:val="00e5785c"/>
    <w:rPr>
      <w:rFonts w:cs="Times New Roman"/>
      <w:b/>
      <w:bCs/>
    </w:rPr>
  </w:style>
  <w:style w:type="character" w:styleId="Emphasis">
    <w:name w:val="Emphasis"/>
    <w:uiPriority w:val="20"/>
    <w:qFormat/>
    <w:rsid w:val="00e5785c"/>
    <w:rPr>
      <w:rFonts w:cs="Times New Roman"/>
      <w:i/>
      <w:iCs/>
    </w:rPr>
  </w:style>
  <w:style w:type="character" w:styleId="Strong">
    <w:name w:val="Strong"/>
    <w:uiPriority w:val="22"/>
    <w:qFormat/>
    <w:rsid w:val="00e5785c"/>
    <w:rPr>
      <w:rFonts w:cs="Times New Roman"/>
      <w:b/>
      <w:bCs/>
    </w:rPr>
  </w:style>
  <w:style w:type="character" w:styleId="Ttulo6Car" w:customStyle="1">
    <w:name w:val="Título 6 Car"/>
    <w:semiHidden/>
    <w:qFormat/>
    <w:rsid w:val="00570226"/>
    <w:rPr>
      <w:rFonts w:ascii="Cambria" w:hAnsi="Cambria" w:eastAsia="Times New Roman"/>
      <w:i/>
      <w:iCs/>
      <w:color w:val="243F60"/>
      <w:sz w:val="22"/>
      <w:lang w:eastAsia="en-US"/>
    </w:rPr>
  </w:style>
  <w:style w:type="character" w:styleId="Ttulo7Car" w:customStyle="1">
    <w:name w:val="Título 7 Car"/>
    <w:semiHidden/>
    <w:qFormat/>
    <w:rsid w:val="00570226"/>
    <w:rPr>
      <w:rFonts w:ascii="Cambria" w:hAnsi="Cambria" w:eastAsia="Times New Roman"/>
      <w:i/>
      <w:iCs/>
      <w:color w:val="404040"/>
      <w:sz w:val="22"/>
      <w:lang w:eastAsia="en-US"/>
    </w:rPr>
  </w:style>
  <w:style w:type="character" w:styleId="Ttulo8Car" w:customStyle="1">
    <w:name w:val="Título 8 Car"/>
    <w:semiHidden/>
    <w:qFormat/>
    <w:rsid w:val="00570226"/>
    <w:rPr>
      <w:rFonts w:ascii="Cambria" w:hAnsi="Cambria" w:eastAsia="Times New Roman"/>
      <w:color w:val="404040"/>
      <w:lang w:eastAsia="en-US"/>
    </w:rPr>
  </w:style>
  <w:style w:type="character" w:styleId="Ttulo9Car" w:customStyle="1">
    <w:name w:val="Título 9 Car"/>
    <w:semiHidden/>
    <w:qFormat/>
    <w:rsid w:val="00570226"/>
    <w:rPr>
      <w:rFonts w:ascii="Cambria" w:hAnsi="Cambria" w:eastAsia="Times New Roman"/>
      <w:i/>
      <w:iCs/>
      <w:color w:val="404040"/>
      <w:lang w:eastAsia="en-US"/>
    </w:rPr>
  </w:style>
  <w:style w:type="character" w:styleId="CommentReference">
    <w:name w:val="Comment Reference"/>
    <w:uiPriority w:val="99"/>
    <w:qFormat/>
    <w:locked/>
    <w:rsid w:val="00920932"/>
    <w:rPr>
      <w:sz w:val="16"/>
      <w:szCs w:val="16"/>
    </w:rPr>
  </w:style>
  <w:style w:type="character" w:styleId="SubttuloCar" w:customStyle="1">
    <w:name w:val="Subtítulo Car"/>
    <w:basedOn w:val="DefaultParagraphFont"/>
    <w:qFormat/>
    <w:rsid w:val="009b773e"/>
    <w:rPr>
      <w:rFonts w:ascii="Times New Roman" w:hAnsi="Times New Roman" w:eastAsia="" w:cs="" w:eastAsiaTheme="minorEastAsia" w:cstheme="minorBidi"/>
      <w:b/>
      <w:bCs/>
      <w:iCs/>
      <w:color w:val="5A5A5A" w:themeColor="text1" w:themeTint="a5"/>
      <w:spacing w:val="15"/>
      <w:sz w:val="24"/>
      <w:szCs w:val="22"/>
    </w:rPr>
  </w:style>
  <w:style w:type="character" w:styleId="TextonotaalfinalCar" w:customStyle="1">
    <w:name w:val="Texto nota al final Car"/>
    <w:basedOn w:val="DefaultParagraphFont"/>
    <w:uiPriority w:val="99"/>
    <w:semiHidden/>
    <w:qFormat/>
    <w:rsid w:val="004638d3"/>
    <w:rPr/>
  </w:style>
  <w:style w:type="character" w:styleId="Caracteresdenotafinaluser">
    <w:name w:val="Caracteres de nota final (user)"/>
    <w:uiPriority w:val="99"/>
    <w:semiHidden/>
    <w:unhideWhenUsed/>
    <w:qFormat/>
    <w:rsid w:val="004638d3"/>
    <w:rPr>
      <w:vertAlign w:val="superscript"/>
    </w:rPr>
  </w:style>
  <w:style w:type="character" w:styleId="Caracteresdenotafinal">
    <w:name w:val="Caracteres de nota final"/>
    <w:qFormat/>
    <w:rPr>
      <w:vertAlign w:val="superscript"/>
    </w:rPr>
  </w:style>
  <w:style w:type="character" w:styleId="EndnoteReference">
    <w:name w:val="endnote reference"/>
    <w:rPr>
      <w:vertAlign w:val="superscript"/>
    </w:rPr>
  </w:style>
  <w:style w:type="character" w:styleId="SubtleEmphasis">
    <w:name w:val="Subtle Emphasis"/>
    <w:basedOn w:val="DefaultParagraphFont"/>
    <w:uiPriority w:val="19"/>
    <w:qFormat/>
    <w:rsid w:val="00340e8d"/>
    <w:rPr>
      <w:i/>
      <w:iCs/>
      <w:color w:val="404040" w:themeColor="text1" w:themeTint="bf"/>
    </w:rPr>
  </w:style>
  <w:style w:type="character" w:styleId="Mencinsinresolver1" w:customStyle="1">
    <w:name w:val="Mención sin resolver1"/>
    <w:basedOn w:val="DefaultParagraphFont"/>
    <w:uiPriority w:val="99"/>
    <w:semiHidden/>
    <w:unhideWhenUsed/>
    <w:qFormat/>
    <w:rsid w:val="00846f89"/>
    <w:rPr>
      <w:color w:val="605E5C"/>
      <w:shd w:val="clear" w:fill="E1DFDD"/>
    </w:rPr>
  </w:style>
  <w:style w:type="character" w:styleId="PrrafodelistaCar" w:customStyle="1">
    <w:name w:val="Párrafo de lista Car"/>
    <w:basedOn w:val="DefaultParagraphFont"/>
    <w:link w:val="ListParagraph"/>
    <w:uiPriority w:val="34"/>
    <w:qFormat/>
    <w:rsid w:val="00e04118"/>
    <w:rPr>
      <w:rFonts w:ascii="Times New Roman" w:hAnsi="Times New Roman"/>
      <w:sz w:val="24"/>
    </w:rPr>
  </w:style>
  <w:style w:type="character" w:styleId="Enlacedelndiceuser">
    <w:name w:val="Enlace del índice (user)"/>
    <w:qFormat/>
    <w:rPr/>
  </w:style>
  <w:style w:type="character" w:styleId="Enlacedelndice">
    <w:name w:val="Enlace del índice"/>
    <w:qFormat/>
    <w:rPr/>
  </w:style>
  <w:style w:type="paragraph" w:styleId="Ttulo">
    <w:name w:val="Título"/>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link w:val="TextoindependienteCar"/>
    <w:uiPriority w:val="99"/>
    <w:rsid w:val="07bd692c"/>
    <w:pPr/>
    <w:rPr/>
  </w:style>
  <w:style w:type="paragraph" w:styleId="List">
    <w:name w:val="List"/>
    <w:basedOn w:val="BodyText"/>
    <w:pPr/>
    <w:rPr>
      <w:rFonts w:cs="Arial"/>
    </w:rPr>
  </w:style>
  <w:style w:type="paragraph" w:styleId="Caption">
    <w:name w:val="caption"/>
    <w:basedOn w:val="Normal"/>
    <w:next w:val="Normal"/>
    <w:uiPriority w:val="1"/>
    <w:qFormat/>
    <w:rsid w:val="07bd692c"/>
    <w:pPr>
      <w:ind w:hanging="0"/>
    </w:pPr>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Noto Sans SC" w:cs="Arial"/>
      <w:sz w:val="28"/>
      <w:szCs w:val="28"/>
    </w:rPr>
  </w:style>
  <w:style w:type="paragraph" w:styleId="ndiceuser">
    <w:name w:val="Índice (user)"/>
    <w:basedOn w:val="Normal"/>
    <w:qFormat/>
    <w:pPr>
      <w:suppressLineNumbers/>
    </w:pPr>
    <w:rPr>
      <w:rFonts w:cs="Arial"/>
    </w:rPr>
  </w:style>
  <w:style w:type="paragraph" w:styleId="BalloonText">
    <w:name w:val="Balloon Text"/>
    <w:basedOn w:val="Normal"/>
    <w:link w:val="TextodegloboCar"/>
    <w:uiPriority w:val="99"/>
    <w:semiHidden/>
    <w:qFormat/>
    <w:rsid w:val="07bd692c"/>
    <w:pPr/>
    <w:rPr>
      <w:rFonts w:ascii="Tahoma" w:hAnsi="Tahoma" w:cs="Tahoma"/>
      <w:sz w:val="16"/>
      <w:szCs w:val="16"/>
    </w:rPr>
  </w:style>
  <w:style w:type="paragraph" w:styleId="BlockText">
    <w:name w:val="Block Text"/>
    <w:basedOn w:val="Normal"/>
    <w:uiPriority w:val="99"/>
    <w:qFormat/>
    <w:rsid w:val="07bd692c"/>
    <w:pPr>
      <w:ind w:start="1701" w:end="1610"/>
    </w:pPr>
    <w:rPr>
      <w:sz w:val="16"/>
      <w:szCs w:val="16"/>
    </w:rPr>
  </w:style>
  <w:style w:type="paragraph" w:styleId="Nivel1" w:customStyle="1">
    <w:name w:val="Nivel1"/>
    <w:basedOn w:val="Normal"/>
    <w:next w:val="Normal"/>
    <w:uiPriority w:val="99"/>
    <w:qFormat/>
    <w:rsid w:val="07bd692c"/>
    <w:pPr>
      <w:numPr>
        <w:ilvl w:val="0"/>
        <w:numId w:val="5"/>
      </w:numPr>
      <w:spacing w:before="480" w:after="0"/>
      <w:outlineLvl w:val="0"/>
    </w:pPr>
    <w:rPr>
      <w:b/>
      <w:bCs/>
      <w:caps/>
    </w:rPr>
  </w:style>
  <w:style w:type="paragraph" w:styleId="Nivel2" w:customStyle="1">
    <w:name w:val="Nivel2"/>
    <w:basedOn w:val="Normal"/>
    <w:next w:val="Normal"/>
    <w:uiPriority w:val="99"/>
    <w:qFormat/>
    <w:rsid w:val="07bd692c"/>
    <w:pPr>
      <w:numPr>
        <w:ilvl w:val="1"/>
        <w:numId w:val="5"/>
      </w:numPr>
      <w:spacing w:before="360" w:after="0"/>
    </w:pPr>
    <w:rPr>
      <w:caps/>
    </w:rPr>
  </w:style>
  <w:style w:type="paragraph" w:styleId="Nivel3" w:customStyle="1">
    <w:name w:val="Nivel3"/>
    <w:basedOn w:val="Normal"/>
    <w:next w:val="Normal"/>
    <w:uiPriority w:val="99"/>
    <w:qFormat/>
    <w:rsid w:val="07bd692c"/>
    <w:pPr>
      <w:numPr>
        <w:ilvl w:val="2"/>
        <w:numId w:val="5"/>
      </w:numPr>
      <w:spacing w:before="240" w:after="0"/>
    </w:pPr>
    <w:rPr/>
  </w:style>
  <w:style w:type="paragraph" w:styleId="Nivel4" w:customStyle="1">
    <w:name w:val="Nivel4"/>
    <w:basedOn w:val="Normal"/>
    <w:uiPriority w:val="99"/>
    <w:qFormat/>
    <w:rsid w:val="07bd692c"/>
    <w:pPr>
      <w:numPr>
        <w:ilvl w:val="3"/>
        <w:numId w:val="5"/>
      </w:numPr>
      <w:spacing w:before="120" w:after="0"/>
    </w:pPr>
    <w:rPr/>
  </w:style>
  <w:style w:type="paragraph" w:styleId="Nivel5" w:customStyle="1">
    <w:name w:val="Nivel5"/>
    <w:basedOn w:val="Normal"/>
    <w:uiPriority w:val="99"/>
    <w:qFormat/>
    <w:rsid w:val="07bd692c"/>
    <w:pPr>
      <w:tabs>
        <w:tab w:val="clear" w:pos="708"/>
        <w:tab w:val="left" w:leader="none" w:pos="360"/>
      </w:tabs>
      <w:spacing w:before="120" w:after="0"/>
    </w:pPr>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Normal"/>
    <w:link w:val="EncabezadoCar"/>
    <w:uiPriority w:val="99"/>
    <w:rsid w:val="07bd692c"/>
    <w:pPr>
      <w:tabs>
        <w:tab w:val="clear" w:pos="708"/>
        <w:tab w:val="center" w:leader="none" w:pos="4252"/>
        <w:tab w:val="right" w:leader="none" w:pos="8504"/>
      </w:tabs>
    </w:pPr>
    <w:rPr/>
  </w:style>
  <w:style w:type="paragraph" w:styleId="Footer">
    <w:name w:val="footer"/>
    <w:basedOn w:val="Normal"/>
    <w:link w:val="PiedepginaCar"/>
    <w:uiPriority w:val="1"/>
    <w:rsid w:val="07bd692c"/>
    <w:pPr>
      <w:tabs>
        <w:tab w:val="clear" w:pos="708"/>
        <w:tab w:val="center" w:leader="none" w:pos="4252"/>
        <w:tab w:val="right" w:leader="none" w:pos="8504"/>
      </w:tabs>
    </w:pPr>
    <w:rPr/>
  </w:style>
  <w:style w:type="paragraph" w:styleId="ListParagraph">
    <w:name w:val="List Paragraph"/>
    <w:basedOn w:val="Normal"/>
    <w:link w:val="PrrafodelistaCar"/>
    <w:uiPriority w:val="1"/>
    <w:qFormat/>
    <w:rsid w:val="07bd692c"/>
    <w:pPr>
      <w:spacing w:before="0" w:after="0"/>
      <w:ind w:start="720"/>
      <w:contextualSpacing/>
    </w:pPr>
    <w:rPr/>
  </w:style>
  <w:style w:type="paragraph" w:styleId="IndexHeading">
    <w:name w:val="index heading"/>
    <w:basedOn w:val="Ttulouser"/>
    <w:pPr/>
    <w:rPr/>
  </w:style>
  <w:style w:type="paragraph" w:styleId="TOCHeading">
    <w:name w:val="TOC Heading"/>
    <w:basedOn w:val="Heading1"/>
    <w:next w:val="Normal"/>
    <w:uiPriority w:val="39"/>
    <w:qFormat/>
    <w:rsid w:val="005d7962"/>
    <w:pPr>
      <w:spacing w:line="276" w:lineRule="auto"/>
      <w:outlineLvl w:val="9"/>
    </w:pPr>
    <w:rPr/>
  </w:style>
  <w:style w:type="paragraph" w:styleId="Title">
    <w:name w:val="Title"/>
    <w:basedOn w:val="Normal"/>
    <w:next w:val="Normal"/>
    <w:link w:val="TtuloCar"/>
    <w:uiPriority w:val="99"/>
    <w:qFormat/>
    <w:rsid w:val="07bd692c"/>
    <w:pPr>
      <w:pBdr>
        <w:bottom w:val="single" w:color="4F81BD" w:sz="8" w:space="4"/>
      </w:pBdr>
      <w:spacing w:before="0" w:after="300"/>
      <w:contextualSpacing/>
    </w:pPr>
    <w:rPr>
      <w:rFonts w:ascii="Cambria" w:hAnsi="Cambria"/>
      <w:color w:val="17365D" w:themeColor="text2" w:themeShade="bf"/>
      <w:sz w:val="52"/>
      <w:szCs w:val="52"/>
    </w:rPr>
  </w:style>
  <w:style w:type="paragraph" w:styleId="TOC1">
    <w:name w:val="toc 1"/>
    <w:basedOn w:val="Normal"/>
    <w:next w:val="Normal"/>
    <w:uiPriority w:val="39"/>
    <w:rsid w:val="07bd692c"/>
    <w:pPr>
      <w:ind w:hanging="0"/>
    </w:pPr>
    <w:rPr/>
  </w:style>
  <w:style w:type="paragraph" w:styleId="parrafovietado1" w:customStyle="1">
    <w:name w:val="parrafo viñetado 1"/>
    <w:basedOn w:val="Normal"/>
    <w:uiPriority w:val="99"/>
    <w:qFormat/>
    <w:rsid w:val="07bd692c"/>
    <w:pPr>
      <w:numPr>
        <w:ilvl w:val="0"/>
        <w:numId w:val="6"/>
      </w:numPr>
      <w:spacing w:before="120" w:after="0"/>
    </w:pPr>
    <w:rPr/>
  </w:style>
  <w:style w:type="paragraph" w:styleId="parrafonumeradox" w:customStyle="1">
    <w:name w:val="parrafo numerado x"/>
    <w:basedOn w:val="Normal"/>
    <w:uiPriority w:val="99"/>
    <w:qFormat/>
    <w:rsid w:val="07bd692c"/>
    <w:pPr>
      <w:tabs>
        <w:tab w:val="clear" w:pos="708"/>
        <w:tab w:val="left" w:leader="none" w:pos="360"/>
      </w:tabs>
      <w:spacing w:before="120" w:after="0"/>
      <w:ind w:start="360" w:hanging="360"/>
    </w:pPr>
    <w:rPr>
      <w:rFonts w:cs="Arial"/>
    </w:rPr>
  </w:style>
  <w:style w:type="paragraph" w:styleId="item1" w:customStyle="1">
    <w:name w:val="item1"/>
    <w:basedOn w:val="Normal"/>
    <w:uiPriority w:val="99"/>
    <w:qFormat/>
    <w:rsid w:val="07bd692c"/>
    <w:pPr>
      <w:widowControl w:val="false"/>
      <w:ind w:start="709" w:hanging="709"/>
    </w:pPr>
    <w:rPr>
      <w:lang w:val="es-ES"/>
    </w:rPr>
  </w:style>
  <w:style w:type="paragraph" w:styleId="BodyText2">
    <w:name w:val="Body Text 2"/>
    <w:basedOn w:val="Normal"/>
    <w:link w:val="Textoindependiente2Car"/>
    <w:uiPriority w:val="99"/>
    <w:semiHidden/>
    <w:qFormat/>
    <w:rsid w:val="07bd692c"/>
    <w:pPr/>
    <w:rPr/>
  </w:style>
  <w:style w:type="paragraph" w:styleId="BodyText3">
    <w:name w:val="Body Text 3"/>
    <w:basedOn w:val="Normal"/>
    <w:link w:val="Textoindependiente3Car"/>
    <w:uiPriority w:val="99"/>
    <w:qFormat/>
    <w:rsid w:val="07bd692c"/>
    <w:pPr/>
    <w:rPr>
      <w:sz w:val="16"/>
      <w:szCs w:val="16"/>
    </w:rPr>
  </w:style>
  <w:style w:type="paragraph" w:styleId="USBlistoftables" w:customStyle="1">
    <w:name w:val="USB list of tables"/>
    <w:basedOn w:val="Normal"/>
    <w:link w:val="USBlistoftablesChar"/>
    <w:uiPriority w:val="99"/>
    <w:qFormat/>
    <w:rsid w:val="07bd692c"/>
    <w:pPr>
      <w:tabs>
        <w:tab w:val="clear" w:pos="708"/>
        <w:tab w:val="left" w:leader="none" w:pos="1418"/>
        <w:tab w:val="left" w:leader="none" w:pos="1701"/>
        <w:tab w:val="right" w:leader="none" w:pos="9639"/>
      </w:tabs>
      <w:ind w:start="1701" w:end="284" w:hanging="1701"/>
    </w:pPr>
    <w:rPr>
      <w:lang w:val="en-GB"/>
    </w:rPr>
  </w:style>
  <w:style w:type="paragraph" w:styleId="TableofFigures">
    <w:name w:val="table of figures"/>
    <w:basedOn w:val="Normal"/>
    <w:next w:val="Normal"/>
    <w:uiPriority w:val="99"/>
    <w:rsid w:val="07bd692c"/>
    <w:pPr>
      <w:ind w:hanging="0"/>
    </w:pPr>
    <w:rPr/>
  </w:style>
  <w:style w:type="paragraph" w:styleId="FootnoteText">
    <w:name w:val="footnote text"/>
    <w:basedOn w:val="Normal"/>
    <w:link w:val="TextonotapieCar"/>
    <w:uiPriority w:val="99"/>
    <w:semiHidden/>
    <w:rsid w:val="07bd692c"/>
    <w:pPr>
      <w:jc w:val="start"/>
    </w:pPr>
    <w:rPr>
      <w:sz w:val="16"/>
      <w:szCs w:val="16"/>
      <w:lang w:val="en-GB"/>
    </w:rPr>
  </w:style>
  <w:style w:type="paragraph" w:styleId="TOC2">
    <w:name w:val="toc 2"/>
    <w:basedOn w:val="Normal"/>
    <w:next w:val="Normal"/>
    <w:uiPriority w:val="39"/>
    <w:rsid w:val="07bd692c"/>
    <w:pPr>
      <w:ind w:start="221" w:hanging="0"/>
    </w:pPr>
    <w:rPr/>
  </w:style>
  <w:style w:type="paragraph" w:styleId="CommentText">
    <w:name w:val="Comment Text"/>
    <w:basedOn w:val="Normal"/>
    <w:link w:val="TextocomentarioCar"/>
    <w:uiPriority w:val="99"/>
    <w:rsid w:val="07bd692c"/>
    <w:pPr>
      <w:jc w:val="start"/>
    </w:pPr>
    <w:rPr>
      <w:sz w:val="20"/>
      <w:szCs w:val="20"/>
      <w:lang w:val="en-GB"/>
    </w:rPr>
  </w:style>
  <w:style w:type="paragraph" w:styleId="annotationsubject">
    <w:name w:val="annotation subject"/>
    <w:basedOn w:val="CommentText"/>
    <w:next w:val="CommentText"/>
    <w:link w:val="AsuntodelcomentarioCar"/>
    <w:uiPriority w:val="99"/>
    <w:semiHidden/>
    <w:qFormat/>
    <w:rsid w:val="00e5785c"/>
    <w:pPr/>
    <w:rPr>
      <w:rFonts w:ascii="Arial" w:hAnsi="Arial"/>
      <w:b/>
      <w:bCs/>
    </w:rPr>
  </w:style>
  <w:style w:type="paragraph" w:styleId="HTMLPreformatted">
    <w:name w:val="HTML Preformatted"/>
    <w:basedOn w:val="Normal"/>
    <w:link w:val="HTMLconformatoprevioCar"/>
    <w:uiPriority w:val="99"/>
    <w:qFormat/>
    <w:rsid w:val="07bd692c"/>
    <w:pPr>
      <w:tabs>
        <w:tab w:val="clear" w:pos="708"/>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start"/>
    </w:pPr>
    <w:rPr>
      <w:rFonts w:ascii="Courier New" w:hAnsi="Courier New" w:cs="Courier New"/>
      <w:sz w:val="20"/>
      <w:szCs w:val="20"/>
      <w:lang w:val="en-GB" w:eastAsia="en-GB"/>
    </w:rPr>
  </w:style>
  <w:style w:type="paragraph" w:styleId="Style11" w:customStyle="1">
    <w:name w:val="Style1"/>
    <w:basedOn w:val="Heading4"/>
    <w:next w:val="Heading3"/>
    <w:uiPriority w:val="99"/>
    <w:qFormat/>
    <w:rsid w:val="00e5785c"/>
    <w:pPr/>
    <w:rPr>
      <w:sz w:val="20"/>
    </w:rPr>
  </w:style>
  <w:style w:type="paragraph" w:styleId="ListContinue4">
    <w:name w:val="List Continue 4"/>
    <w:basedOn w:val="Normal"/>
    <w:uiPriority w:val="99"/>
    <w:rsid w:val="07bd692c"/>
    <w:pPr>
      <w:ind w:start="1132"/>
      <w:jc w:val="start"/>
    </w:pPr>
    <w:rPr>
      <w:sz w:val="20"/>
      <w:szCs w:val="20"/>
      <w:lang w:val="en-GB"/>
    </w:rPr>
  </w:style>
  <w:style w:type="paragraph" w:styleId="Revision">
    <w:name w:val="Revision"/>
    <w:uiPriority w:val="99"/>
    <w:semiHidden/>
    <w:qFormat/>
    <w:rsid w:val="00457f6f"/>
    <w:pPr>
      <w:widowControl/>
      <w:suppressAutoHyphens w:val="true"/>
      <w:bidi w:val="0"/>
      <w:spacing w:before="0" w:after="0"/>
      <w:jc w:val="start"/>
    </w:pPr>
    <w:rPr>
      <w:rFonts w:ascii="Humanst521 BT" w:hAnsi="Humanst521 BT" w:eastAsia="Times New Roman" w:cs="Times New Roman"/>
      <w:color w:val="auto"/>
      <w:kern w:val="0"/>
      <w:sz w:val="22"/>
      <w:szCs w:val="20"/>
      <w:lang w:val="es-CO" w:eastAsia="en-US" w:bidi="ar-SA"/>
    </w:rPr>
  </w:style>
  <w:style w:type="paragraph" w:styleId="HeaderOdd" w:customStyle="1">
    <w:name w:val="Header Odd"/>
    <w:basedOn w:val="NoSpacing"/>
    <w:uiPriority w:val="99"/>
    <w:qFormat/>
    <w:rsid w:val="00d61c76"/>
    <w:pPr>
      <w:pBdr>
        <w:bottom w:val="single" w:color="5B9BD5" w:sz="4" w:space="1"/>
      </w:pBdr>
      <w:jc w:val="end"/>
    </w:pPr>
    <w:rPr>
      <w:rFonts w:ascii="Calibri" w:hAnsi="Calibri"/>
      <w:b/>
      <w:bCs/>
      <w:color w:val="44546A"/>
      <w:sz w:val="20"/>
      <w:szCs w:val="23"/>
      <w:lang w:val="es-ES" w:eastAsia="fr-FR"/>
    </w:rPr>
  </w:style>
  <w:style w:type="paragraph" w:styleId="NoSpacing">
    <w:name w:val="No Spacing"/>
    <w:uiPriority w:val="1"/>
    <w:qFormat/>
    <w:rsid w:val="00d61c76"/>
    <w:pPr>
      <w:widowControl/>
      <w:suppressAutoHyphens w:val="true"/>
      <w:bidi w:val="0"/>
      <w:spacing w:before="0" w:after="0"/>
      <w:jc w:val="both"/>
    </w:pPr>
    <w:rPr>
      <w:rFonts w:ascii="Humanst521 BT" w:hAnsi="Humanst521 BT" w:eastAsia="Times New Roman" w:cs="Times New Roman"/>
      <w:color w:val="auto"/>
      <w:kern w:val="0"/>
      <w:sz w:val="22"/>
      <w:szCs w:val="20"/>
      <w:lang w:val="es-CO" w:eastAsia="en-US" w:bidi="ar-SA"/>
    </w:rPr>
  </w:style>
  <w:style w:type="paragraph" w:styleId="TOC3">
    <w:name w:val="toc 3"/>
    <w:basedOn w:val="Normal"/>
    <w:next w:val="Normal"/>
    <w:uiPriority w:val="39"/>
    <w:unhideWhenUsed/>
    <w:rsid w:val="07bd692c"/>
    <w:pPr>
      <w:ind w:start="442" w:hanging="0"/>
    </w:pPr>
    <w:rPr/>
  </w:style>
  <w:style w:type="paragraph" w:styleId="Bibliography">
    <w:name w:val="Bibliography"/>
    <w:basedOn w:val="Normal"/>
    <w:next w:val="Normal"/>
    <w:uiPriority w:val="37"/>
    <w:unhideWhenUsed/>
    <w:qFormat/>
    <w:rsid w:val="07bd692c"/>
    <w:pPr/>
    <w:rPr/>
  </w:style>
  <w:style w:type="paragraph" w:styleId="Subtitle">
    <w:name w:val="Subtitle"/>
    <w:basedOn w:val="Heading2"/>
    <w:next w:val="Normal"/>
    <w:link w:val="SubttuloCar"/>
    <w:qFormat/>
    <w:locked/>
    <w:rsid w:val="009b773e"/>
    <w:pPr>
      <w:ind w:start="1080"/>
    </w:pPr>
    <w:rPr>
      <w:rFonts w:eastAsia="" w:cs="" w:eastAsiaTheme="minorEastAsia" w:cstheme="minorBidi"/>
      <w:color w:val="5A5A5A" w:themeColor="text1" w:themeTint="a5"/>
      <w:spacing w:val="15"/>
      <w:szCs w:val="22"/>
    </w:rPr>
  </w:style>
  <w:style w:type="paragraph" w:styleId="EndnoteText">
    <w:name w:val="endnote text"/>
    <w:basedOn w:val="Normal"/>
    <w:link w:val="TextonotaalfinalCar"/>
    <w:uiPriority w:val="99"/>
    <w:semiHidden/>
    <w:unhideWhenUsed/>
    <w:rsid w:val="07bd692c"/>
    <w:pPr/>
    <w:rPr>
      <w:sz w:val="20"/>
      <w:szCs w:val="20"/>
    </w:rPr>
  </w:style>
  <w:style w:type="paragraph" w:styleId="font-claude-response-body" w:customStyle="1">
    <w:name w:val="font-claude-response-body"/>
    <w:basedOn w:val="Normal"/>
    <w:uiPriority w:val="1"/>
    <w:qFormat/>
    <w:rsid w:val="07bd692c"/>
    <w:pPr>
      <w:spacing w:beforeAutospacing="1" w:afterAutospacing="1"/>
      <w:ind w:hanging="0"/>
      <w:jc w:val="start"/>
    </w:pPr>
    <w:rPr>
      <w:rFonts w:eastAsia="Times New Roman"/>
      <w:lang w:val="en-US" w:eastAsia="en-US"/>
    </w:rPr>
  </w:style>
  <w:style w:type="paragraph" w:styleId="TOC4">
    <w:name w:val="toc 4"/>
    <w:basedOn w:val="Normal"/>
    <w:next w:val="Normal"/>
    <w:uiPriority w:val="39"/>
    <w:unhideWhenUsed/>
    <w:rsid w:val="07bd692c"/>
    <w:pPr>
      <w:spacing w:before="0" w:after="100"/>
      <w:ind w:start="660"/>
    </w:pPr>
    <w:rPr/>
  </w:style>
  <w:style w:type="numbering" w:styleId="Ningunalistauser" w:default="1">
    <w:name w:val="Ninguna lista (user)"/>
    <w:uiPriority w:val="99"/>
    <w:semiHidden/>
    <w:unhideWhenUsed/>
    <w:qFormat/>
  </w:style>
  <w:style w:type="table" w:styleId="Tablanormal" w:default="1">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920932"/>
    <w:rPr>
      <w:lang w:val="es-CO" w:eastAsia="es-CO"/>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delista6concolores">
    <w:name w:val="List Table 6 Colorful"/>
    <w:basedOn w:val="Tablanormal"/>
    <w:uiPriority w:val="51"/>
    <w:rsid w:val="001d6cdf"/>
    <w:rPr>
      <w:color w:val="000000" w:themeColor="text1"/>
      <w:sz w:val="22"/>
      <w:szCs w:val="22"/>
      <w:lang w:val="es-CO" w:eastAsia="es-CO"/>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1" w:customStyle="1">
    <w:name w:val="Tabla con cuadrícula1"/>
    <w:basedOn w:val="Tablanormal"/>
    <w:uiPriority w:val="59"/>
    <w:rsid w:val="002b3597"/>
    <w:rPr>
      <w:szCs w:val="22"/>
      <w:lang w:val="es-CO"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normal2">
    <w:name w:val="Plain Table 2"/>
    <w:basedOn w:val="Tablanormal"/>
    <w:uiPriority w:val="42"/>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sz="4" w:space="0"/>
        </w:tcBorders>
      </w:tcPr>
    </w:tblStylePr>
    <w:tblStylePr w:type="lastRow">
      <w:rPr>
        <w:b/>
        <w:bCs/>
      </w:rPr>
      <w:tblPr/>
      <w:tcPr>
        <w:tcBorders>
          <w:top w:val="single" w:color="7F7F7F" w:themeColor="text1" w:sz="4" w:space="0"/>
        </w:tcBorders>
      </w:tcPr>
    </w:tblStylePr>
    <w:tblStylePr w:type="firstCol">
      <w:rPr>
        <w:b/>
        <w:bCs/>
      </w:rPr>
      <w:tblPr/>
    </w:tblStylePr>
    <w:tblStylePr w:type="lastCol">
      <w:rPr>
        <w:b/>
        <w:bCs/>
      </w:rPr>
      <w:tblPr/>
    </w:tblStylePr>
    <w:tblStylePr w:type="band1Vert">
      <w:tblPr/>
      <w:tcPr>
        <w:tcBorders>
          <w:left w:val="single" w:color="7F7F7F" w:themeColor="text1" w:sz="4" w:space="0"/>
          <w:right w:val="single" w:color="7F7F7F" w:themeColor="text1" w:sz="4" w:space="0"/>
        </w:tcBorders>
      </w:tcPr>
    </w:tblStylePr>
    <w:tblStylePr w:type="band2Vert">
      <w:tblPr/>
      <w:tcPr>
        <w:tcBorders>
          <w:left w:val="single" w:color="7F7F7F" w:themeColor="text1" w:sz="4" w:space="0"/>
          <w:right w:val="single" w:color="7F7F7F" w:themeColor="text1" w:sz="4" w:space="0"/>
        </w:tcBorders>
      </w:tcPr>
    </w:tblStylePr>
    <w:tblStylePr w:type="band1Horz">
      <w:tblPr/>
      <w:tcPr>
        <w:tcBorders>
          <w:top w:val="single" w:color="7F7F7F" w:themeColor="text1" w:sz="4" w:space="0"/>
          <w:bottom w:val="single" w:color="7F7F7F" w:themeColor="text1" w:sz="4" w:space="0"/>
        </w:tcBorders>
      </w:tcPr>
    </w:tblStylePr>
  </w:style>
  <w:style w:type="table" w:styleId="Tabladecuadrcula3">
    <w:name w:val="Grid Table 3"/>
    <w:basedOn w:val="Tablanormal"/>
    <w:uiPriority w:val="48"/>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sz="4" w:space="0"/>
        </w:tcBorders>
      </w:tcPr>
    </w:tblStylePr>
    <w:tblStylePr w:type="nwCell">
      <w:tblPr/>
      <w:tcPr>
        <w:tcBorders>
          <w:bottom w:val="single" w:color="666666" w:themeColor="text1" w:sz="4" w:space="0"/>
        </w:tcBorders>
      </w:tcPr>
    </w:tblStylePr>
    <w:tblStylePr w:type="seCell">
      <w:tblPr/>
      <w:tcPr>
        <w:tcBorders>
          <w:top w:val="single" w:color="666666" w:themeColor="text1" w:sz="4" w:space="0"/>
        </w:tcBorders>
      </w:tcPr>
    </w:tblStylePr>
    <w:tblStylePr w:type="swCell">
      <w:tblPr/>
      <w:tcPr>
        <w:tcBorders>
          <w:top w:val="single" w:color="666666" w:themeColor="text1" w:sz="4" w:space="0"/>
        </w:tcBorders>
      </w:tcPr>
    </w:tblStylePr>
  </w:style>
  <w:style w:type="table" w:styleId="Tabladecuadrcula7concolores">
    <w:name w:val="Grid Table 7 Colorful"/>
    <w:basedOn w:val="Tablanormal"/>
    <w:uiPriority w:val="52"/>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sz="4" w:space="0"/>
        </w:tcBorders>
      </w:tcPr>
    </w:tblStylePr>
    <w:tblStylePr w:type="nwCell">
      <w:tblPr/>
      <w:tcPr>
        <w:tcBorders>
          <w:bottom w:val="single" w:color="666666" w:themeColor="text1" w:sz="4" w:space="0"/>
        </w:tcBorders>
      </w:tcPr>
    </w:tblStylePr>
    <w:tblStylePr w:type="seCell">
      <w:tblPr/>
      <w:tcPr>
        <w:tcBorders>
          <w:top w:val="single" w:color="666666" w:themeColor="text1" w:sz="4" w:space="0"/>
        </w:tcBorders>
      </w:tcPr>
    </w:tblStylePr>
    <w:tblStylePr w:type="swCell">
      <w:tblPr/>
      <w:tcPr>
        <w:tcBorders>
          <w:top w:val="single" w:color="666666" w:themeColor="text1" w:sz="4" w:space="0"/>
        </w:tcBorders>
      </w:tcPr>
    </w:tblStylePr>
  </w:style>
  <w:style w:type="table" w:styleId="Tabladecuadrcula6concolores">
    <w:name w:val="Grid Table 6 Colorful"/>
    <w:basedOn w:val="Tablanormal"/>
    <w:uiPriority w:val="51"/>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image" Target="media/image1.png" Id="rId2" /><Relationship Type="http://schemas.openxmlformats.org/officeDocument/2006/relationships/image" Target="media/image2.png" Id="rId3" /><Relationship Type="http://schemas.openxmlformats.org/officeDocument/2006/relationships/image" Target="media/image3.png" Id="rId4" /><Relationship Type="http://schemas.openxmlformats.org/officeDocument/2006/relationships/image" Target="media/image4.png" Id="rId5" /><Relationship Type="http://schemas.openxmlformats.org/officeDocument/2006/relationships/image" Target="media/image5.png" Id="rId6" /><Relationship Type="http://schemas.openxmlformats.org/officeDocument/2006/relationships/image" Target="media/image6.png" Id="rId7" /><Relationship Type="http://schemas.openxmlformats.org/officeDocument/2006/relationships/image" Target="media/image7.png" Id="rId8" /><Relationship Type="http://schemas.openxmlformats.org/officeDocument/2006/relationships/image" Target="media/image8.png" Id="rId9" /><Relationship Type="http://schemas.openxmlformats.org/officeDocument/2006/relationships/image" Target="media/image9.png" Id="rId10" /><Relationship Type="http://schemas.openxmlformats.org/officeDocument/2006/relationships/image" Target="media/image10.png" Id="rId11" /><Relationship Type="http://schemas.openxmlformats.org/officeDocument/2006/relationships/image" Target="media/image11.png" Id="rId12" /><Relationship Type="http://schemas.openxmlformats.org/officeDocument/2006/relationships/image" Target="media/image12.png" Id="rId13" /><Relationship Type="http://schemas.openxmlformats.org/officeDocument/2006/relationships/image" Target="media/image14.png" Id="rId16" /><Relationship Type="http://schemas.openxmlformats.org/officeDocument/2006/relationships/image" Target="media/image15.png" Id="rId17" /><Relationship Type="http://schemas.openxmlformats.org/officeDocument/2006/relationships/image" Target="media/image16.png" Id="rId18" /><Relationship Type="http://schemas.openxmlformats.org/officeDocument/2006/relationships/image" Target="media/image16.png" Id="rId19" /><Relationship Type="http://schemas.openxmlformats.org/officeDocument/2006/relationships/image" Target="media/image17.png" Id="rId20" /><Relationship Type="http://schemas.openxmlformats.org/officeDocument/2006/relationships/image" Target="media/image18.png" Id="rId21" /><Relationship Type="http://schemas.openxmlformats.org/officeDocument/2006/relationships/image" Target="media/image19.png" Id="rId22" /><Relationship Type="http://schemas.openxmlformats.org/officeDocument/2006/relationships/image" Target="media/image20.png" Id="rId23" /><Relationship Type="http://schemas.openxmlformats.org/officeDocument/2006/relationships/image" Target="media/image21.png" Id="rId24" /><Relationship Type="http://schemas.openxmlformats.org/officeDocument/2006/relationships/image" Target="media/image22.png" Id="rId25" /><Relationship Type="http://schemas.openxmlformats.org/officeDocument/2006/relationships/image" Target="media/image23.png" Id="rId26" /><Relationship Type="http://schemas.openxmlformats.org/officeDocument/2006/relationships/image" Target="media/image24.png" Id="rId27" /><Relationship Type="http://schemas.openxmlformats.org/officeDocument/2006/relationships/image" Target="media/image25.png" Id="rId28" /><Relationship Type="http://schemas.openxmlformats.org/officeDocument/2006/relationships/image" Target="media/image26.png" Id="rId29" /><Relationship Type="http://schemas.openxmlformats.org/officeDocument/2006/relationships/image" Target="media/image27.png" Id="rId30" /><Relationship Type="http://schemas.openxmlformats.org/officeDocument/2006/relationships/header" Target="header1.xml" Id="rId31" /><Relationship Type="http://schemas.openxmlformats.org/officeDocument/2006/relationships/header" Target="header2.xml" Id="rId32" /><Relationship Type="http://schemas.openxmlformats.org/officeDocument/2006/relationships/header" Target="header3.xml" Id="rId33" /><Relationship Type="http://schemas.openxmlformats.org/officeDocument/2006/relationships/footer" Target="footer1.xml" Id="rId34" /><Relationship Type="http://schemas.openxmlformats.org/officeDocument/2006/relationships/footer" Target="footer2.xml" Id="rId35" /><Relationship Type="http://schemas.openxmlformats.org/officeDocument/2006/relationships/footer" Target="footer3.xml" Id="rId36" /><Relationship Type="http://schemas.openxmlformats.org/officeDocument/2006/relationships/image" Target="media/image28.png" Id="rId37" /><Relationship Type="http://schemas.openxmlformats.org/officeDocument/2006/relationships/image" Target="media/image29.png" Id="rId38" /><Relationship Type="http://schemas.openxmlformats.org/officeDocument/2006/relationships/image" Target="media/image30.png" Id="rId39" /><Relationship Type="http://schemas.openxmlformats.org/officeDocument/2006/relationships/header" Target="header4.xml" Id="rId40" /><Relationship Type="http://schemas.openxmlformats.org/officeDocument/2006/relationships/header" Target="header5.xml" Id="rId41" /><Relationship Type="http://schemas.openxmlformats.org/officeDocument/2006/relationships/header" Target="header6.xml" Id="rId42" /><Relationship Type="http://schemas.openxmlformats.org/officeDocument/2006/relationships/footer" Target="footer4.xml" Id="rId43" /><Relationship Type="http://schemas.openxmlformats.org/officeDocument/2006/relationships/footer" Target="footer5.xml" Id="rId44" /><Relationship Type="http://schemas.openxmlformats.org/officeDocument/2006/relationships/footer" Target="footer6.xml" Id="rId45" /><Relationship Type="http://schemas.openxmlformats.org/officeDocument/2006/relationships/image" Target="media/image31.png" Id="rId46" /><Relationship Type="http://schemas.openxmlformats.org/officeDocument/2006/relationships/image" Target="media/image32.png" Id="rId47" /><Relationship Type="http://schemas.openxmlformats.org/officeDocument/2006/relationships/image" Target="media/image33.png" Id="rId48" /><Relationship Type="http://schemas.openxmlformats.org/officeDocument/2006/relationships/image" Target="media/image34.png" Id="rId49" /><Relationship Type="http://schemas.openxmlformats.org/officeDocument/2006/relationships/image" Target="media/image35.png" Id="rId50" /><Relationship Type="http://schemas.openxmlformats.org/officeDocument/2006/relationships/image" Target="media/image36.png" Id="rId51" /><Relationship Type="http://schemas.openxmlformats.org/officeDocument/2006/relationships/image" Target="media/image37.png" Id="rId52" /><Relationship Type="http://schemas.openxmlformats.org/officeDocument/2006/relationships/image" Target="media/image38.png" Id="rId53" /><Relationship Type="http://schemas.openxmlformats.org/officeDocument/2006/relationships/image" Target="media/image39.png" Id="rId54" /><Relationship Type="http://schemas.openxmlformats.org/officeDocument/2006/relationships/header" Target="header7.xml" Id="rId55" /><Relationship Type="http://schemas.openxmlformats.org/officeDocument/2006/relationships/header" Target="header8.xml" Id="rId56" /><Relationship Type="http://schemas.openxmlformats.org/officeDocument/2006/relationships/header" Target="header9.xml" Id="rId57" /><Relationship Type="http://schemas.openxmlformats.org/officeDocument/2006/relationships/footer" Target="footer7.xml" Id="rId58" /><Relationship Type="http://schemas.openxmlformats.org/officeDocument/2006/relationships/footer" Target="footer8.xml" Id="rId59" /><Relationship Type="http://schemas.openxmlformats.org/officeDocument/2006/relationships/footer" Target="footer9.xml" Id="rId60" /><Relationship Type="http://schemas.openxmlformats.org/officeDocument/2006/relationships/numbering" Target="numbering.xml" Id="rId62" /><Relationship Type="http://schemas.openxmlformats.org/officeDocument/2006/relationships/fontTable" Target="fontTable.xml" Id="rId63" /><Relationship Type="http://schemas.openxmlformats.org/officeDocument/2006/relationships/settings" Target="settings.xml" Id="rId64" /><Relationship Type="http://schemas.openxmlformats.org/officeDocument/2006/relationships/theme" Target="theme/theme1.xml" Id="rId65" /><Relationship Type="http://schemas.openxmlformats.org/officeDocument/2006/relationships/customXml" Target="../customXml/item1.xml" Id="rId66" /><Relationship Type="http://schemas.openxmlformats.org/officeDocument/2006/relationships/customXml" Target="../customXml/item2.xml" Id="rId67" /><Relationship Type="http://schemas.openxmlformats.org/officeDocument/2006/relationships/customXml" Target="../customXml/item3.xml" Id="rId68" /><Relationship Type="http://schemas.openxmlformats.org/officeDocument/2006/relationships/customXml" Target="../customXml/item4.xml" Id="rId69" /><Relationship Type="http://schemas.openxmlformats.org/officeDocument/2006/relationships/image" Target="media/image40.png" Id="rId14" /><Relationship Type="http://schemas.microsoft.com/office/2016/09/relationships/commentsIds" Target="/word/commentsIds.xml" Id="R7538923122e94eb9" /><Relationship Type="http://schemas.microsoft.com/office/2011/relationships/commentsExtended" Target="/word/commentsExtended.xml" Id="R44d7dcd4db9048cd"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9d7db2b-3b9a-4d88-88bf-25a814f5f1b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BAC5BA1B5911A4AADDAF48FB39055EE" ma:contentTypeVersion="4" ma:contentTypeDescription="Create a new document." ma:contentTypeScope="" ma:versionID="247e8eb06db2e73de2e9785a286736f1">
  <xsd:schema xmlns:xsd="http://www.w3.org/2001/XMLSchema" xmlns:xs="http://www.w3.org/2001/XMLSchema" xmlns:p="http://schemas.microsoft.com/office/2006/metadata/properties" xmlns:ns2="59d7db2b-3b9a-4d88-88bf-25a814f5f1bf" targetNamespace="http://schemas.microsoft.com/office/2006/metadata/properties" ma:root="true" ma:fieldsID="2404f80b0317d2d850c278628a6f13d6" ns2:_="">
    <xsd:import namespace="59d7db2b-3b9a-4d88-88bf-25a814f5f1b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d7db2b-3b9a-4d88-88bf-25a814f5f1b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b:Source>
    <b:Tag>Ant06</b:Tag>
    <b:SourceType>Book</b:SourceType>
    <b:Guid>{45F797F2-4131-42F2-B658-06893305F9BA}</b:Guid>
    <b:Title>Instrumentación Industrial</b:Title>
    <b:Year>2006</b:Year>
    <b:Publisher>Alfaomega</b:Publisher>
    <b:City>Mexico</b:City>
    <b:Author>
      <b:Author>
        <b:NameList>
          <b:Person>
            <b:Last>Sole</b:Last>
            <b:First>Antonio</b:First>
            <b:Middle>Creus</b:Middle>
          </b:Person>
        </b:NameList>
      </b:Author>
    </b:Author>
    <b:RefOrder>1</b:RefOrder>
  </b:Source>
  <b:Source>
    <b:Tag>ARe95</b:Tag>
    <b:SourceType>BookSection</b:SourceType>
    <b:Guid>{EA0A437F-AB7F-4A1C-97B0-B527C130D9B4}</b:Guid>
    <b:Title>Techniques in array processing by means of transformations </b:Title>
    <b:Year>1995</b:Year>
    <b:Publisher>Academic Press</b:Publisher>
    <b:Author>
      <b:Author>
        <b:Corporate>A. Rezi and M. Allam,</b:Corporate>
      </b:Author>
    </b:Author>
    <b:BookTitle>Control and Dynamic Systems Vol. 69</b:BookTitle>
    <b:Pages>133-180</b:Pages>
    <b:City>San Diego</b:City>
    <b:RefOrder>2</b:RefOrder>
  </b:Source>
  <b:Source>
    <b:Tag>EPW05</b:Tag>
    <b:SourceType>JournalArticle</b:SourceType>
    <b:Guid>{A8A5BE0F-E170-46E8-9DBB-04ECA38FD701}</b:Guid>
    <b:Title>Theory of traveling wave optical laser </b:Title>
    <b:Year>2005</b:Year>
    <b:Pages>A635-A646</b:Pages>
    <b:Author>
      <b:Author>
        <b:NameList>
          <b:Person>
            <b:Last>Wigner</b:Last>
            <b:First>E.</b:First>
            <b:Middle>P.</b:Middle>
          </b:Person>
        </b:NameList>
      </b:Author>
    </b:Author>
    <b:JournalName>Phys. Rev.</b:JournalName>
    <b:Volume>134</b:Volume>
    <b:RefOrder>3</b:RefOrder>
  </b:Source>
  <b:Source>
    <b:Tag>LLi</b:Tag>
    <b:SourceType>ConferenceProceedings</b:SourceType>
    <b:Guid>{301BAE5A-25C9-46F3-A757-0CA39107C16B}</b:Guid>
    <b:Title>A specification based approach to testing polymorphic attributes</b:Title>
    <b:Author>
      <b:Author>
        <b:NameList>
          <b:Person>
            <b:Last>Miao</b:Last>
            <b:First>L.</b:First>
            <b:Middle>Liu and H.</b:Middle>
          </b:Person>
        </b:NameList>
      </b:Author>
    </b:Author>
    <b:ConferenceName>Formal Methods and Software Engineering: Proceedings of the 6th International Conference on Formal Engineering Methods, ICFEM 2004</b:ConferenceName>
    <b:City>Seattle, WA, USA,</b:City>
    <b:Year>November 8-12</b:Year>
    <b:RefOrder>4</b:RefOrder>
  </b:Source>
  <b:Source>
    <b:Tag>CRA20</b:Tag>
    <b:SourceType>Book</b:SourceType>
    <b:Guid>{4181F6E1-8FFF-4788-A5F3-388DE40289DC}</b:Guid>
    <b:Title>Informe de recursos y servicios bibliográficos</b:Title>
    <b:Year>2020</b:Year>
    <b:Author>
      <b:Author>
        <b:Corporate>CRAI USTA Bucaramanga</b:Corporate>
      </b:Author>
    </b:Author>
    <b:City>Bucaramanga</b:City>
    <b:Publisher>Universidad Santo Tomás</b:Publisher>
    <b:RefOrder>5</b:RefOrder>
  </b:Source>
  <b:Source>
    <b:Tag>Ame20</b:Tag>
    <b:SourceType>InternetSite</b:SourceType>
    <b:Guid>{FBF5C448-B1FB-4F13-94D1-4DF5F4683E71}</b:Guid>
    <b:Title>Style and Grammar Guidelines</b:Title>
    <b:Author>
      <b:Author>
        <b:Corporate>American Psychological Association</b:Corporate>
      </b:Author>
    </b:Author>
    <b:InternetSiteTitle>Apastyle</b:InternetSiteTitle>
    <b:URL>https://apastyle.apa.org/style-grammar-guidelines</b:URL>
    <b:YearAccessed>2020</b:YearAccessed>
    <b:MonthAccessed>enero</b:MonthAccessed>
    <b:DayAccessed>17</b:DayAccessed>
    <b:RefOrder>6</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7F81A4-D916-4EDD-80A8-C2D383A54B0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F5E1BD5-A29E-462C-A165-69FC908B410C}"/>
</file>

<file path=customXml/itemProps3.xml><?xml version="1.0" encoding="utf-8"?>
<ds:datastoreItem xmlns:ds="http://schemas.openxmlformats.org/officeDocument/2006/customXml" ds:itemID="{78AB8446-BFA5-4BDB-8FFB-6FB6DB4EABD3}">
  <ds:schemaRefs>
    <ds:schemaRef ds:uri="http://schemas.openxmlformats.org/officeDocument/2006/bibliography"/>
  </ds:schemaRefs>
</ds:datastoreItem>
</file>

<file path=customXml/itemProps4.xml><?xml version="1.0" encoding="utf-8"?>
<ds:datastoreItem xmlns:ds="http://schemas.openxmlformats.org/officeDocument/2006/customXml" ds:itemID="{7EEF8A1B-7190-4AA4-82E3-999D0A71352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MEC 01 - ANTEPROYECTO</ap:Template>
  <ap:Application>Microsoft Word for the web</ap:Application>
  <ap:AppVersion>16.0000</ap:AppVersion>
  <ap:Company>UPV</ap:Company>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2026-05-30T19:32:00.0000000Z</dcterms:created>
  <dc:creator>Jeisy; Jeisy Panameño</dc:creator>
  <dc:description/>
  <dc:language>es-MX</dc:language>
  <lastModifiedBy>Yeisy Paola Angulo Panameno</lastModifiedBy>
  <lastPrinted>2014-10-16T13:27:00.0000000Z</lastPrinted>
  <dcterms:modified xsi:type="dcterms:W3CDTF">2026-10-25T19:30:30.2916437Z</dcterms:modified>
  <revision>77</revision>
  <dc:subject/>
  <dc:title>Trabajo de grado Rave</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0x0101000BAC5BA1B5911A4AADDAF48FB39055EE</vt:lpwstr>
  </property>
</Properties>
</file>